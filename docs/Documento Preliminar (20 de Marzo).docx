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00492" w14:textId="6F2898ED" w:rsidR="2EEAF84A" w:rsidRDefault="2EEAF84A" w:rsidP="18E71DD3">
      <w:pPr>
        <w:spacing w:before="240" w:after="240" w:line="400" w:lineRule="exact"/>
        <w:jc w:val="center"/>
        <w:rPr>
          <w:rFonts w:cs="Segoe UI"/>
          <w:b/>
          <w:bCs/>
          <w:sz w:val="40"/>
          <w:szCs w:val="40"/>
        </w:rPr>
      </w:pPr>
      <w:r w:rsidRPr="18E71DD3">
        <w:rPr>
          <w:rFonts w:cs="Segoe UI"/>
          <w:b/>
          <w:bCs/>
          <w:sz w:val="40"/>
          <w:szCs w:val="40"/>
        </w:rPr>
        <w:t>Tutor de lenguaje natural para mejorar la compresi</w:t>
      </w:r>
      <w:r w:rsidR="00C35D98">
        <w:rPr>
          <w:rFonts w:cs="Segoe UI"/>
          <w:b/>
          <w:bCs/>
          <w:sz w:val="40"/>
          <w:szCs w:val="40"/>
        </w:rPr>
        <w:t>ó</w:t>
      </w:r>
      <w:r w:rsidRPr="18E71DD3">
        <w:rPr>
          <w:rFonts w:cs="Segoe UI"/>
          <w:b/>
          <w:bCs/>
          <w:sz w:val="40"/>
          <w:szCs w:val="40"/>
        </w:rPr>
        <w:t>n de</w:t>
      </w:r>
      <w:r w:rsidR="46A12679" w:rsidRPr="18E71DD3">
        <w:rPr>
          <w:rFonts w:cs="Segoe UI"/>
          <w:b/>
          <w:bCs/>
          <w:sz w:val="40"/>
          <w:szCs w:val="40"/>
        </w:rPr>
        <w:t xml:space="preserve"> bases fundamentales de la </w:t>
      </w:r>
      <w:r w:rsidR="00C35D98" w:rsidRPr="18E71DD3">
        <w:rPr>
          <w:rFonts w:cs="Segoe UI"/>
          <w:b/>
          <w:bCs/>
          <w:sz w:val="40"/>
          <w:szCs w:val="40"/>
        </w:rPr>
        <w:t>programación</w:t>
      </w:r>
      <w:r w:rsidR="46A12679" w:rsidRPr="18E71DD3">
        <w:rPr>
          <w:rFonts w:cs="Segoe UI"/>
          <w:b/>
          <w:bCs/>
          <w:sz w:val="40"/>
          <w:szCs w:val="40"/>
        </w:rPr>
        <w:t xml:space="preserve"> en Algoritmos y </w:t>
      </w:r>
      <w:del w:id="0" w:author="Juan Felipe Aranguren Checa" w:date="2025-03-25T10:35:00Z">
        <w:r w:rsidR="46A12679" w:rsidRPr="18E71DD3" w:rsidDel="005B77B6">
          <w:rPr>
            <w:rFonts w:cs="Segoe UI"/>
            <w:b/>
            <w:bCs/>
            <w:sz w:val="40"/>
            <w:szCs w:val="40"/>
          </w:rPr>
          <w:delText>Programacion</w:delText>
        </w:r>
      </w:del>
      <w:ins w:id="1" w:author="Juan Felipe Aranguren Checa" w:date="2025-03-25T10:35:00Z">
        <w:r w:rsidR="005B77B6" w:rsidRPr="18E71DD3">
          <w:rPr>
            <w:rFonts w:cs="Segoe UI"/>
            <w:b/>
            <w:bCs/>
            <w:sz w:val="40"/>
            <w:szCs w:val="40"/>
          </w:rPr>
          <w:t>Programación</w:t>
        </w:r>
      </w:ins>
      <w:r w:rsidR="46A12679" w:rsidRPr="18E71DD3">
        <w:rPr>
          <w:rFonts w:cs="Segoe UI"/>
          <w:b/>
          <w:bCs/>
          <w:sz w:val="40"/>
          <w:szCs w:val="40"/>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Pr="00720F43" w:rsidRDefault="00E80F48" w:rsidP="00E80F48">
      <w:pPr>
        <w:spacing w:before="240" w:after="240" w:line="400" w:lineRule="exact"/>
        <w:jc w:val="center"/>
        <w:rPr>
          <w:rFonts w:cs="Segoe UI"/>
          <w:sz w:val="40"/>
          <w:szCs w:val="40"/>
        </w:rPr>
      </w:pPr>
    </w:p>
    <w:p w14:paraId="705B6633" w14:textId="77777777" w:rsidR="00E80F48" w:rsidRPr="00720F43" w:rsidRDefault="00E80F48" w:rsidP="00A64DAA">
      <w:pPr>
        <w:spacing w:before="240" w:after="240" w:line="400" w:lineRule="exact"/>
        <w:jc w:val="center"/>
        <w:rPr>
          <w:rFonts w:cs="Segoe UI"/>
          <w:sz w:val="40"/>
          <w:szCs w:val="40"/>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1E5D8F4F"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w:t>
      </w:r>
      <w:r w:rsidR="006E3952">
        <w:rPr>
          <w:rFonts w:cs="Segoe UI"/>
          <w:sz w:val="32"/>
          <w:szCs w:val="32"/>
        </w:rPr>
        <w:t>dor</w:t>
      </w:r>
      <w:r w:rsidRPr="7BEA7ECC">
        <w:rPr>
          <w:rFonts w:cs="Segoe UI"/>
          <w:sz w:val="32"/>
          <w:szCs w:val="32"/>
        </w:rPr>
        <w:t xml:space="preserve">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0B64D17F" w14:textId="4A1C1C5D" w:rsidR="0035793B" w:rsidRPr="00D661ED" w:rsidRDefault="0035793B" w:rsidP="18E71DD3">
      <w:pPr>
        <w:spacing w:before="0" w:after="200" w:line="276" w:lineRule="auto"/>
        <w:ind w:firstLine="0"/>
        <w:jc w:val="left"/>
        <w:rPr>
          <w:rFonts w:cs="Segoe UI"/>
          <w:b/>
          <w:bCs/>
          <w:sz w:val="32"/>
          <w:szCs w:val="32"/>
        </w:rPr>
      </w:pP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End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225137CA" w14:textId="458F3A40" w:rsidR="0045178C" w:rsidRPr="00EB1A9E" w:rsidRDefault="00CB7245" w:rsidP="00027B62">
          <w:pPr>
            <w:pStyle w:val="TDC1"/>
            <w:rPr>
              <w:rFonts w:cs="Segoe UI"/>
              <w:noProof/>
              <w:sz w:val="22"/>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397444423" w:history="1">
            <w:r w:rsidR="0045178C" w:rsidRPr="00EB1A9E">
              <w:rPr>
                <w:rStyle w:val="Hipervnculo"/>
                <w:rFonts w:cs="Segoe UI"/>
                <w:noProof/>
              </w:rPr>
              <w:t>Resumen</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_Toc397444423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4</w:t>
            </w:r>
            <w:r w:rsidR="0045178C" w:rsidRPr="00EB1A9E">
              <w:rPr>
                <w:rFonts w:cs="Segoe UI"/>
                <w:noProof/>
                <w:webHidden/>
              </w:rPr>
              <w:fldChar w:fldCharType="end"/>
            </w:r>
          </w:hyperlink>
        </w:p>
        <w:p w14:paraId="20D61594" w14:textId="6BBE3272" w:rsidR="0045178C" w:rsidRPr="00EB1A9E" w:rsidRDefault="005B77B6" w:rsidP="00027B62">
          <w:pPr>
            <w:pStyle w:val="TDC1"/>
            <w:rPr>
              <w:rFonts w:cs="Segoe UI"/>
              <w:noProof/>
              <w:sz w:val="22"/>
            </w:rPr>
          </w:pPr>
          <w:hyperlink w:anchor="_Toc397444424" w:history="1">
            <w:r w:rsidR="0045178C" w:rsidRPr="00EB1A9E">
              <w:rPr>
                <w:rStyle w:val="Hipervnculo"/>
                <w:rFonts w:cs="Segoe UI"/>
                <w:noProof/>
                <w:lang w:val="en-US"/>
              </w:rPr>
              <w:t>Abstract</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_Toc397444424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5</w:t>
            </w:r>
            <w:r w:rsidR="0045178C" w:rsidRPr="00EB1A9E">
              <w:rPr>
                <w:rFonts w:cs="Segoe UI"/>
                <w:noProof/>
                <w:webHidden/>
              </w:rPr>
              <w:fldChar w:fldCharType="end"/>
            </w:r>
          </w:hyperlink>
        </w:p>
        <w:p w14:paraId="50069665" w14:textId="3DC89524" w:rsidR="0045178C" w:rsidRPr="00EB1A9E" w:rsidRDefault="005B77B6" w:rsidP="00027B62">
          <w:pPr>
            <w:pStyle w:val="TDC1"/>
            <w:rPr>
              <w:rFonts w:cs="Segoe UI"/>
              <w:noProof/>
              <w:sz w:val="22"/>
            </w:rPr>
          </w:pPr>
          <w:hyperlink w:anchor="_Toc397444425" w:history="1">
            <w:r w:rsidR="0045178C" w:rsidRPr="00EB1A9E">
              <w:rPr>
                <w:rStyle w:val="Hipervnculo"/>
                <w:rFonts w:cs="Segoe UI"/>
                <w:noProof/>
              </w:rPr>
              <w:t>Lista de acrónimos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_Toc397444425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6</w:t>
            </w:r>
            <w:r w:rsidR="0045178C" w:rsidRPr="00EB1A9E">
              <w:rPr>
                <w:rFonts w:cs="Segoe UI"/>
                <w:noProof/>
                <w:webHidden/>
              </w:rPr>
              <w:fldChar w:fldCharType="end"/>
            </w:r>
          </w:hyperlink>
        </w:p>
        <w:p w14:paraId="27C49369" w14:textId="673DE62A" w:rsidR="0045178C" w:rsidRPr="00EB1A9E" w:rsidRDefault="005B77B6" w:rsidP="00027B62">
          <w:pPr>
            <w:pStyle w:val="TDC1"/>
            <w:rPr>
              <w:rFonts w:cs="Segoe UI"/>
              <w:noProof/>
              <w:sz w:val="22"/>
            </w:rPr>
          </w:pPr>
          <w:hyperlink w:anchor="_Toc397444426" w:history="1">
            <w:r w:rsidR="0045178C" w:rsidRPr="00EB1A9E">
              <w:rPr>
                <w:rStyle w:val="Hipervnculo"/>
                <w:rFonts w:cs="Segoe UI"/>
                <w:noProof/>
              </w:rPr>
              <w:t>Glosario de términos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_Toc397444426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7</w:t>
            </w:r>
            <w:r w:rsidR="0045178C" w:rsidRPr="00EB1A9E">
              <w:rPr>
                <w:rFonts w:cs="Segoe UI"/>
                <w:noProof/>
                <w:webHidden/>
              </w:rPr>
              <w:fldChar w:fldCharType="end"/>
            </w:r>
          </w:hyperlink>
        </w:p>
        <w:p w14:paraId="3B57DA24" w14:textId="28DE6A3C" w:rsidR="0045178C" w:rsidRPr="00EB1A9E" w:rsidRDefault="005B77B6" w:rsidP="00027B62">
          <w:pPr>
            <w:pStyle w:val="TDC1"/>
            <w:rPr>
              <w:rFonts w:cs="Segoe UI"/>
              <w:noProof/>
              <w:sz w:val="22"/>
            </w:rPr>
          </w:pPr>
          <w:hyperlink w:anchor="_Toc397444427" w:history="1">
            <w:r w:rsidR="0045178C" w:rsidRPr="00EB1A9E">
              <w:rPr>
                <w:rStyle w:val="Hipervnculo"/>
                <w:rFonts w:cs="Segoe UI"/>
                <w:noProof/>
              </w:rPr>
              <w:t>Lista de símbolos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_Toc397444427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8</w:t>
            </w:r>
            <w:r w:rsidR="0045178C" w:rsidRPr="00EB1A9E">
              <w:rPr>
                <w:rFonts w:cs="Segoe UI"/>
                <w:noProof/>
                <w:webHidden/>
              </w:rPr>
              <w:fldChar w:fldCharType="end"/>
            </w:r>
          </w:hyperlink>
        </w:p>
        <w:p w14:paraId="34587D5B" w14:textId="0C248A77" w:rsidR="0045178C" w:rsidRPr="00EB1A9E" w:rsidRDefault="005B77B6" w:rsidP="00027B62">
          <w:pPr>
            <w:pStyle w:val="TDC1"/>
            <w:rPr>
              <w:rFonts w:cs="Segoe UI"/>
              <w:noProof/>
              <w:sz w:val="22"/>
            </w:rPr>
          </w:pPr>
          <w:hyperlink w:anchor="_Toc397444428" w:history="1">
            <w:r w:rsidR="0045178C" w:rsidRPr="00EB1A9E">
              <w:rPr>
                <w:rStyle w:val="Hipervnculo"/>
                <w:rFonts w:cs="Segoe UI"/>
                <w:noProof/>
              </w:rPr>
              <w:t>Índice de figuras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_Toc397444428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9</w:t>
            </w:r>
            <w:r w:rsidR="0045178C" w:rsidRPr="00EB1A9E">
              <w:rPr>
                <w:rFonts w:cs="Segoe UI"/>
                <w:noProof/>
                <w:webHidden/>
              </w:rPr>
              <w:fldChar w:fldCharType="end"/>
            </w:r>
          </w:hyperlink>
        </w:p>
        <w:p w14:paraId="41CDE393" w14:textId="77D91E37" w:rsidR="0045178C" w:rsidRPr="00EB1A9E" w:rsidRDefault="005B77B6" w:rsidP="00027B62">
          <w:pPr>
            <w:pStyle w:val="TDC1"/>
            <w:rPr>
              <w:rFonts w:cs="Segoe UI"/>
              <w:noProof/>
              <w:sz w:val="22"/>
            </w:rPr>
          </w:pPr>
          <w:hyperlink w:anchor="_Toc397444429" w:history="1">
            <w:r w:rsidR="0045178C" w:rsidRPr="00EB1A9E">
              <w:rPr>
                <w:rStyle w:val="Hipervnculo"/>
                <w:rFonts w:cs="Segoe UI"/>
                <w:noProof/>
              </w:rPr>
              <w:t>Índice de tablas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_Toc397444429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10</w:t>
            </w:r>
            <w:r w:rsidR="0045178C" w:rsidRPr="00EB1A9E">
              <w:rPr>
                <w:rFonts w:cs="Segoe UI"/>
                <w:noProof/>
                <w:webHidden/>
              </w:rPr>
              <w:fldChar w:fldCharType="end"/>
            </w:r>
          </w:hyperlink>
        </w:p>
        <w:p w14:paraId="12A05E3D" w14:textId="5C061A34" w:rsidR="0045178C" w:rsidRDefault="005B77B6" w:rsidP="00027B62">
          <w:pPr>
            <w:pStyle w:val="TDC1"/>
            <w:rPr>
              <w:rFonts w:cs="Segoe UI"/>
              <w:noProof/>
            </w:rPr>
          </w:pPr>
          <w:hyperlink w:anchor="_Toc397444430" w:history="1">
            <w:r w:rsidR="0045178C" w:rsidRPr="00EB1A9E">
              <w:rPr>
                <w:rStyle w:val="Hipervnculo"/>
                <w:rFonts w:cs="Segoe UI"/>
                <w:noProof/>
              </w:rPr>
              <w:t>Motivación y antecedentes</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_Toc397444430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11</w:t>
            </w:r>
            <w:r w:rsidR="0045178C" w:rsidRPr="00EB1A9E">
              <w:rPr>
                <w:rFonts w:cs="Segoe UI"/>
                <w:noProof/>
                <w:webHidden/>
              </w:rPr>
              <w:fldChar w:fldCharType="end"/>
            </w:r>
          </w:hyperlink>
        </w:p>
        <w:p w14:paraId="5711DB77" w14:textId="2D1ED186" w:rsidR="00877B6F" w:rsidRDefault="00877B6F" w:rsidP="00877B6F">
          <w:pPr>
            <w:pStyle w:val="TDC1"/>
            <w:rPr>
              <w:rFonts w:cs="Segoe UI"/>
              <w:noProof/>
            </w:rPr>
          </w:pPr>
          <w:r>
            <w:rPr>
              <w:rFonts w:cs="Segoe UI"/>
              <w:noProof/>
            </w:rPr>
            <w:t>Impacto del proyecto</w:t>
          </w:r>
          <w:hyperlink w:anchor="_Toc397444430" w:history="1">
            <w:r w:rsidRPr="00EB1A9E">
              <w:rPr>
                <w:rFonts w:cs="Segoe UI"/>
                <w:noProof/>
                <w:webHidden/>
              </w:rPr>
              <w:tab/>
            </w:r>
            <w:r w:rsidRPr="00EB1A9E">
              <w:rPr>
                <w:rFonts w:cs="Segoe UI"/>
                <w:noProof/>
                <w:webHidden/>
              </w:rPr>
              <w:fldChar w:fldCharType="begin"/>
            </w:r>
            <w:r w:rsidRPr="00EB1A9E">
              <w:rPr>
                <w:rFonts w:cs="Segoe UI"/>
                <w:noProof/>
                <w:webHidden/>
              </w:rPr>
              <w:instrText xml:space="preserve"> PAGEREF _Toc397444430 \h </w:instrText>
            </w:r>
            <w:r w:rsidRPr="00EB1A9E">
              <w:rPr>
                <w:rFonts w:cs="Segoe UI"/>
                <w:noProof/>
                <w:webHidden/>
              </w:rPr>
            </w:r>
            <w:r w:rsidRPr="00EB1A9E">
              <w:rPr>
                <w:rFonts w:cs="Segoe UI"/>
                <w:noProof/>
                <w:webHidden/>
              </w:rPr>
              <w:fldChar w:fldCharType="separate"/>
            </w:r>
            <w:r w:rsidR="00103624">
              <w:rPr>
                <w:rFonts w:cs="Segoe UI"/>
                <w:noProof/>
                <w:webHidden/>
              </w:rPr>
              <w:t>11</w:t>
            </w:r>
            <w:r w:rsidRPr="00EB1A9E">
              <w:rPr>
                <w:rFonts w:cs="Segoe UI"/>
                <w:noProof/>
                <w:webHidden/>
              </w:rPr>
              <w:fldChar w:fldCharType="end"/>
            </w:r>
          </w:hyperlink>
        </w:p>
        <w:p w14:paraId="2D4C09DA" w14:textId="76070DB1" w:rsidR="0045178C" w:rsidRPr="00EB1A9E" w:rsidRDefault="00EB1A9E" w:rsidP="00027B62">
          <w:pPr>
            <w:pStyle w:val="TDC1"/>
            <w:rPr>
              <w:rFonts w:cs="Segoe UI"/>
              <w:noProof/>
              <w:sz w:val="22"/>
            </w:rPr>
          </w:pPr>
          <w:r w:rsidRPr="00EB1A9E">
            <w:rPr>
              <w:rFonts w:cs="Segoe UI"/>
              <w:noProof/>
            </w:rPr>
            <w:t xml:space="preserve">Formulación </w:t>
          </w:r>
          <w:hyperlink w:anchor="_Toc397444431" w:history="1">
            <w:r w:rsidR="0045178C" w:rsidRPr="00EB1A9E">
              <w:rPr>
                <w:rStyle w:val="Hipervnculo"/>
                <w:rFonts w:cs="Segoe UI"/>
                <w:noProof/>
              </w:rPr>
              <w:t>del problema</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_Toc397444431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14</w:t>
            </w:r>
            <w:r w:rsidR="0045178C" w:rsidRPr="00EB1A9E">
              <w:rPr>
                <w:rFonts w:cs="Segoe UI"/>
                <w:noProof/>
                <w:webHidden/>
              </w:rPr>
              <w:fldChar w:fldCharType="end"/>
            </w:r>
          </w:hyperlink>
        </w:p>
        <w:p w14:paraId="23327509" w14:textId="69038F4C" w:rsidR="0045178C" w:rsidRPr="00EB1A9E" w:rsidRDefault="005B77B6" w:rsidP="00027B62">
          <w:pPr>
            <w:pStyle w:val="TDC1"/>
            <w:rPr>
              <w:rFonts w:cs="Segoe UI"/>
              <w:noProof/>
              <w:sz w:val="22"/>
            </w:rPr>
          </w:pPr>
          <w:hyperlink w:anchor="_Toc397444433" w:history="1">
            <w:r w:rsidR="0045178C" w:rsidRPr="00EB1A9E">
              <w:rPr>
                <w:rStyle w:val="Hipervnculo"/>
                <w:rFonts w:cs="Segoe UI"/>
                <w:noProof/>
              </w:rPr>
              <w:t>Objetivos del proyecto</w:t>
            </w:r>
            <w:r w:rsidR="0045178C" w:rsidRPr="00EB1A9E">
              <w:rPr>
                <w:rFonts w:cs="Segoe UI"/>
                <w:noProof/>
                <w:webHidden/>
              </w:rPr>
              <w:tab/>
            </w:r>
            <w:r w:rsidR="0045178C" w:rsidRPr="00EB1A9E">
              <w:rPr>
                <w:rFonts w:cs="Segoe UI"/>
                <w:noProof/>
                <w:webHidden/>
              </w:rPr>
              <w:fldChar w:fldCharType="begin"/>
            </w:r>
            <w:r w:rsidR="0045178C" w:rsidRPr="00EB1A9E">
              <w:rPr>
                <w:rFonts w:cs="Segoe UI"/>
                <w:noProof/>
                <w:webHidden/>
              </w:rPr>
              <w:instrText xml:space="preserve"> PAGEREF _Toc397444433 \h </w:instrText>
            </w:r>
            <w:r w:rsidR="0045178C" w:rsidRPr="00EB1A9E">
              <w:rPr>
                <w:rFonts w:cs="Segoe UI"/>
                <w:noProof/>
                <w:webHidden/>
              </w:rPr>
            </w:r>
            <w:r w:rsidR="0045178C" w:rsidRPr="00EB1A9E">
              <w:rPr>
                <w:rFonts w:cs="Segoe UI"/>
                <w:noProof/>
                <w:webHidden/>
              </w:rPr>
              <w:fldChar w:fldCharType="separate"/>
            </w:r>
            <w:r w:rsidR="00103624">
              <w:rPr>
                <w:rFonts w:cs="Segoe UI"/>
                <w:noProof/>
                <w:webHidden/>
              </w:rPr>
              <w:t>15</w:t>
            </w:r>
            <w:r w:rsidR="0045178C" w:rsidRPr="00EB1A9E">
              <w:rPr>
                <w:rFonts w:cs="Segoe UI"/>
                <w:noProof/>
                <w:webHidden/>
              </w:rPr>
              <w:fldChar w:fldCharType="end"/>
            </w:r>
          </w:hyperlink>
        </w:p>
        <w:p w14:paraId="61C098D5" w14:textId="567FE216" w:rsidR="0045178C" w:rsidRPr="00720F43" w:rsidRDefault="005B77B6">
          <w:pPr>
            <w:pStyle w:val="TDC2"/>
            <w:rPr>
              <w:rFonts w:cs="Segoe UI"/>
              <w:sz w:val="22"/>
            </w:rPr>
          </w:pPr>
          <w:hyperlink w:anchor="_Toc397444434" w:history="1">
            <w:r w:rsidR="0045178C" w:rsidRPr="00720F43">
              <w:rPr>
                <w:rStyle w:val="Hipervnculo"/>
                <w:rFonts w:cs="Segoe UI"/>
              </w:rPr>
              <w:t>Objetivo general</w:t>
            </w:r>
            <w:r w:rsidR="00E00CDF">
              <w:rPr>
                <w:rStyle w:val="Hipervnculo"/>
                <w:rFonts w:cs="Segoe UI"/>
              </w:rPr>
              <w:t xml:space="preserve"> y específicos</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_Toc397444434 \h </w:instrText>
            </w:r>
            <w:r w:rsidR="0045178C" w:rsidRPr="00720F43">
              <w:rPr>
                <w:rFonts w:cs="Segoe UI"/>
                <w:webHidden/>
              </w:rPr>
            </w:r>
            <w:r w:rsidR="0045178C" w:rsidRPr="00720F43">
              <w:rPr>
                <w:rFonts w:cs="Segoe UI"/>
                <w:webHidden/>
              </w:rPr>
              <w:fldChar w:fldCharType="separate"/>
            </w:r>
            <w:r w:rsidR="00103624">
              <w:rPr>
                <w:rFonts w:cs="Segoe UI"/>
                <w:webHidden/>
              </w:rPr>
              <w:t>15</w:t>
            </w:r>
            <w:r w:rsidR="0045178C" w:rsidRPr="00720F43">
              <w:rPr>
                <w:rFonts w:cs="Segoe UI"/>
                <w:webHidden/>
              </w:rPr>
              <w:fldChar w:fldCharType="end"/>
            </w:r>
          </w:hyperlink>
        </w:p>
        <w:p w14:paraId="7BE012A7" w14:textId="4BB5D2EA" w:rsidR="0045178C" w:rsidRPr="00720F43" w:rsidRDefault="005B77B6" w:rsidP="00027B62">
          <w:pPr>
            <w:pStyle w:val="TDC1"/>
            <w:rPr>
              <w:rFonts w:cs="Segoe UI"/>
              <w:noProof/>
              <w:sz w:val="22"/>
            </w:rPr>
          </w:pPr>
          <w:hyperlink w:anchor="_Toc397444436" w:history="1">
            <w:r w:rsidR="0045178C" w:rsidRPr="00720F43">
              <w:rPr>
                <w:rStyle w:val="Hipervnculo"/>
                <w:rFonts w:cs="Segoe UI"/>
                <w:noProof/>
              </w:rPr>
              <w:t>Marco teórico</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_Toc397444436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16</w:t>
            </w:r>
            <w:r w:rsidR="0045178C" w:rsidRPr="00720F43">
              <w:rPr>
                <w:rFonts w:cs="Segoe UI"/>
                <w:noProof/>
                <w:webHidden/>
              </w:rPr>
              <w:fldChar w:fldCharType="end"/>
            </w:r>
          </w:hyperlink>
        </w:p>
        <w:p w14:paraId="5E389657" w14:textId="76FA5087" w:rsidR="0045178C" w:rsidRPr="00720F43" w:rsidRDefault="005B77B6" w:rsidP="00027B62">
          <w:pPr>
            <w:pStyle w:val="TDC1"/>
            <w:rPr>
              <w:rFonts w:cs="Segoe UI"/>
              <w:noProof/>
              <w:sz w:val="22"/>
            </w:rPr>
          </w:pPr>
          <w:hyperlink w:anchor="_Toc397444437" w:history="1">
            <w:r w:rsidR="0045178C" w:rsidRPr="00720F43">
              <w:rPr>
                <w:rStyle w:val="Hipervnculo"/>
                <w:rFonts w:cs="Segoe UI"/>
                <w:noProof/>
              </w:rPr>
              <w:t>Estado del arte</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_Toc397444437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17</w:t>
            </w:r>
            <w:r w:rsidR="0045178C" w:rsidRPr="00720F43">
              <w:rPr>
                <w:rFonts w:cs="Segoe UI"/>
                <w:noProof/>
                <w:webHidden/>
              </w:rPr>
              <w:fldChar w:fldCharType="end"/>
            </w:r>
          </w:hyperlink>
        </w:p>
        <w:p w14:paraId="3BEC633E" w14:textId="48D4AC0D" w:rsidR="0045178C" w:rsidRPr="00720F43" w:rsidRDefault="005B77B6" w:rsidP="00027B62">
          <w:pPr>
            <w:pStyle w:val="TDC1"/>
            <w:rPr>
              <w:rFonts w:cs="Segoe UI"/>
              <w:noProof/>
              <w:sz w:val="22"/>
            </w:rPr>
          </w:pPr>
          <w:hyperlink w:anchor="_Toc397444438" w:history="1">
            <w:r w:rsidR="0045178C" w:rsidRPr="00720F43">
              <w:rPr>
                <w:rStyle w:val="Hipervnculo"/>
                <w:rFonts w:cs="Segoe UI"/>
                <w:noProof/>
              </w:rPr>
              <w:t>Metodología</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_Toc397444438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18</w:t>
            </w:r>
            <w:r w:rsidR="0045178C" w:rsidRPr="00720F43">
              <w:rPr>
                <w:rFonts w:cs="Segoe UI"/>
                <w:noProof/>
                <w:webHidden/>
              </w:rPr>
              <w:fldChar w:fldCharType="end"/>
            </w:r>
          </w:hyperlink>
        </w:p>
        <w:p w14:paraId="76A820FB" w14:textId="2A177316" w:rsidR="0045178C" w:rsidRPr="00720F43" w:rsidRDefault="005B77B6">
          <w:pPr>
            <w:pStyle w:val="TDC2"/>
            <w:rPr>
              <w:rFonts w:cs="Segoe UI"/>
              <w:sz w:val="22"/>
            </w:rPr>
          </w:pPr>
          <w:hyperlink w:anchor="_Toc397444439" w:history="1">
            <w:r w:rsidR="0045178C" w:rsidRPr="00720F43">
              <w:rPr>
                <w:rStyle w:val="Hipervnculo"/>
                <w:rFonts w:cs="Segoe UI"/>
              </w:rPr>
              <w:t>Esquema de trabajo</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_Toc397444439 \h </w:instrText>
            </w:r>
            <w:r w:rsidR="0045178C" w:rsidRPr="00720F43">
              <w:rPr>
                <w:rFonts w:cs="Segoe UI"/>
                <w:webHidden/>
              </w:rPr>
            </w:r>
            <w:r w:rsidR="0045178C" w:rsidRPr="00720F43">
              <w:rPr>
                <w:rFonts w:cs="Segoe UI"/>
                <w:webHidden/>
              </w:rPr>
              <w:fldChar w:fldCharType="separate"/>
            </w:r>
            <w:r w:rsidR="00103624">
              <w:rPr>
                <w:rFonts w:cs="Segoe UI"/>
                <w:webHidden/>
              </w:rPr>
              <w:t>18</w:t>
            </w:r>
            <w:r w:rsidR="0045178C" w:rsidRPr="00720F43">
              <w:rPr>
                <w:rFonts w:cs="Segoe UI"/>
                <w:webHidden/>
              </w:rPr>
              <w:fldChar w:fldCharType="end"/>
            </w:r>
          </w:hyperlink>
        </w:p>
        <w:p w14:paraId="2B0626C2" w14:textId="7CCD5096" w:rsidR="0045178C" w:rsidRPr="00720F43" w:rsidRDefault="005B77B6">
          <w:pPr>
            <w:pStyle w:val="TDC2"/>
            <w:rPr>
              <w:rFonts w:cs="Segoe UI"/>
              <w:sz w:val="22"/>
            </w:rPr>
          </w:pPr>
          <w:hyperlink w:anchor="_Toc397444440" w:history="1">
            <w:r w:rsidR="0045178C" w:rsidRPr="00720F43">
              <w:rPr>
                <w:rStyle w:val="Hipervnculo"/>
                <w:rFonts w:cs="Segoe UI"/>
              </w:rPr>
              <w:t>Fases de desarrollo del proyecto</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_Toc397444440 \h </w:instrText>
            </w:r>
            <w:r w:rsidR="0045178C" w:rsidRPr="00720F43">
              <w:rPr>
                <w:rFonts w:cs="Segoe UI"/>
                <w:webHidden/>
              </w:rPr>
            </w:r>
            <w:r w:rsidR="0045178C" w:rsidRPr="00720F43">
              <w:rPr>
                <w:rFonts w:cs="Segoe UI"/>
                <w:webHidden/>
              </w:rPr>
              <w:fldChar w:fldCharType="separate"/>
            </w:r>
            <w:r w:rsidR="00103624">
              <w:rPr>
                <w:rFonts w:cs="Segoe UI"/>
                <w:webHidden/>
              </w:rPr>
              <w:t>18</w:t>
            </w:r>
            <w:r w:rsidR="0045178C" w:rsidRPr="00720F43">
              <w:rPr>
                <w:rFonts w:cs="Segoe UI"/>
                <w:webHidden/>
              </w:rPr>
              <w:fldChar w:fldCharType="end"/>
            </w:r>
          </w:hyperlink>
        </w:p>
        <w:p w14:paraId="2609B7C5" w14:textId="79C43EEE" w:rsidR="0045178C" w:rsidRPr="00720F43" w:rsidRDefault="005B77B6">
          <w:pPr>
            <w:pStyle w:val="TDC2"/>
            <w:rPr>
              <w:rFonts w:cs="Segoe UI"/>
              <w:sz w:val="22"/>
            </w:rPr>
          </w:pPr>
          <w:hyperlink w:anchor="_Toc397444441" w:history="1">
            <w:r w:rsidR="0045178C" w:rsidRPr="00720F43">
              <w:rPr>
                <w:rStyle w:val="Hipervnculo"/>
                <w:rFonts w:cs="Segoe UI"/>
              </w:rPr>
              <w:t>Análisis de riesgos y limitaciones</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_Toc397444441 \h </w:instrText>
            </w:r>
            <w:r w:rsidR="0045178C" w:rsidRPr="00720F43">
              <w:rPr>
                <w:rFonts w:cs="Segoe UI"/>
                <w:webHidden/>
              </w:rPr>
            </w:r>
            <w:r w:rsidR="0045178C" w:rsidRPr="00720F43">
              <w:rPr>
                <w:rFonts w:cs="Segoe UI"/>
                <w:webHidden/>
              </w:rPr>
              <w:fldChar w:fldCharType="separate"/>
            </w:r>
            <w:r w:rsidR="00103624">
              <w:rPr>
                <w:rFonts w:cs="Segoe UI"/>
                <w:webHidden/>
              </w:rPr>
              <w:t>19</w:t>
            </w:r>
            <w:r w:rsidR="0045178C" w:rsidRPr="00720F43">
              <w:rPr>
                <w:rFonts w:cs="Segoe UI"/>
                <w:webHidden/>
              </w:rPr>
              <w:fldChar w:fldCharType="end"/>
            </w:r>
          </w:hyperlink>
        </w:p>
        <w:p w14:paraId="5DDBCB7E" w14:textId="712D5B0F" w:rsidR="0045178C" w:rsidRPr="00720F43" w:rsidRDefault="005B77B6">
          <w:pPr>
            <w:pStyle w:val="TDC2"/>
            <w:rPr>
              <w:rFonts w:cs="Segoe UI"/>
              <w:sz w:val="22"/>
            </w:rPr>
          </w:pPr>
          <w:hyperlink w:anchor="_Toc397444442" w:history="1">
            <w:r w:rsidR="0045178C" w:rsidRPr="00720F43">
              <w:rPr>
                <w:rStyle w:val="Hipervnculo"/>
                <w:rFonts w:cs="Segoe UI"/>
              </w:rPr>
              <w:t>Cronograma</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_Toc397444442 \h </w:instrText>
            </w:r>
            <w:r w:rsidR="0045178C" w:rsidRPr="00720F43">
              <w:rPr>
                <w:rFonts w:cs="Segoe UI"/>
                <w:webHidden/>
              </w:rPr>
            </w:r>
            <w:r w:rsidR="0045178C" w:rsidRPr="00720F43">
              <w:rPr>
                <w:rFonts w:cs="Segoe UI"/>
                <w:webHidden/>
              </w:rPr>
              <w:fldChar w:fldCharType="separate"/>
            </w:r>
            <w:r w:rsidR="00103624">
              <w:rPr>
                <w:rFonts w:cs="Segoe UI"/>
                <w:webHidden/>
              </w:rPr>
              <w:t>19</w:t>
            </w:r>
            <w:r w:rsidR="0045178C" w:rsidRPr="00720F43">
              <w:rPr>
                <w:rFonts w:cs="Segoe UI"/>
                <w:webHidden/>
              </w:rPr>
              <w:fldChar w:fldCharType="end"/>
            </w:r>
          </w:hyperlink>
        </w:p>
        <w:p w14:paraId="1A8D804A" w14:textId="6D48D747" w:rsidR="0045178C" w:rsidRPr="00720F43" w:rsidRDefault="005B77B6" w:rsidP="00027B62">
          <w:pPr>
            <w:pStyle w:val="TDC1"/>
            <w:rPr>
              <w:rFonts w:cs="Segoe UI"/>
              <w:noProof/>
              <w:sz w:val="22"/>
            </w:rPr>
          </w:pPr>
          <w:hyperlink w:anchor="_Toc397444444" w:history="1">
            <w:r w:rsidR="0045178C" w:rsidRPr="00720F43">
              <w:rPr>
                <w:rStyle w:val="Hipervnculo"/>
                <w:rFonts w:cs="Segoe UI"/>
                <w:noProof/>
              </w:rPr>
              <w:t>Contribución y resultados del proyecto de grado</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_Toc397444444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20</w:t>
            </w:r>
            <w:r w:rsidR="0045178C" w:rsidRPr="00720F43">
              <w:rPr>
                <w:rFonts w:cs="Segoe UI"/>
                <w:noProof/>
                <w:webHidden/>
              </w:rPr>
              <w:fldChar w:fldCharType="end"/>
            </w:r>
          </w:hyperlink>
        </w:p>
        <w:p w14:paraId="417F6748" w14:textId="7393869F" w:rsidR="0045178C" w:rsidRPr="00720F43" w:rsidRDefault="005B77B6">
          <w:pPr>
            <w:pStyle w:val="TDC2"/>
            <w:rPr>
              <w:rFonts w:cs="Segoe UI"/>
              <w:sz w:val="22"/>
            </w:rPr>
          </w:pPr>
          <w:hyperlink w:anchor="_Toc397444445" w:history="1">
            <w:r w:rsidR="0045178C" w:rsidRPr="00720F43">
              <w:rPr>
                <w:rStyle w:val="Hipervnculo"/>
                <w:rFonts w:cs="Segoe UI"/>
              </w:rPr>
              <w:t>Aportes relacionados con el objeto del proyecto</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_Toc397444445 \h </w:instrText>
            </w:r>
            <w:r w:rsidR="0045178C" w:rsidRPr="00720F43">
              <w:rPr>
                <w:rFonts w:cs="Segoe UI"/>
                <w:webHidden/>
              </w:rPr>
            </w:r>
            <w:r w:rsidR="0045178C" w:rsidRPr="00720F43">
              <w:rPr>
                <w:rFonts w:cs="Segoe UI"/>
                <w:webHidden/>
              </w:rPr>
              <w:fldChar w:fldCharType="separate"/>
            </w:r>
            <w:r w:rsidR="00103624">
              <w:rPr>
                <w:rFonts w:cs="Segoe UI"/>
                <w:webHidden/>
              </w:rPr>
              <w:t>20</w:t>
            </w:r>
            <w:r w:rsidR="0045178C" w:rsidRPr="00720F43">
              <w:rPr>
                <w:rFonts w:cs="Segoe UI"/>
                <w:webHidden/>
              </w:rPr>
              <w:fldChar w:fldCharType="end"/>
            </w:r>
          </w:hyperlink>
        </w:p>
        <w:p w14:paraId="4FAA0B2C" w14:textId="101164CA" w:rsidR="0045178C" w:rsidRPr="00720F43" w:rsidRDefault="005B77B6">
          <w:pPr>
            <w:pStyle w:val="TDC2"/>
            <w:rPr>
              <w:rFonts w:cs="Segoe UI"/>
              <w:sz w:val="22"/>
            </w:rPr>
          </w:pPr>
          <w:hyperlink w:anchor="_Toc397444446" w:history="1">
            <w:r w:rsidR="0045178C" w:rsidRPr="00720F43">
              <w:rPr>
                <w:rStyle w:val="Hipervnculo"/>
                <w:rFonts w:cs="Segoe UI"/>
              </w:rPr>
              <w:t>Aportes relacionados con el desarrollo de capacidades del investigador</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_Toc397444446 \h </w:instrText>
            </w:r>
            <w:r w:rsidR="0045178C" w:rsidRPr="00720F43">
              <w:rPr>
                <w:rFonts w:cs="Segoe UI"/>
                <w:webHidden/>
              </w:rPr>
            </w:r>
            <w:r w:rsidR="0045178C" w:rsidRPr="00720F43">
              <w:rPr>
                <w:rFonts w:cs="Segoe UI"/>
                <w:webHidden/>
              </w:rPr>
              <w:fldChar w:fldCharType="separate"/>
            </w:r>
            <w:r w:rsidR="00103624">
              <w:rPr>
                <w:rFonts w:cs="Segoe UI"/>
                <w:webHidden/>
              </w:rPr>
              <w:t>20</w:t>
            </w:r>
            <w:r w:rsidR="0045178C" w:rsidRPr="00720F43">
              <w:rPr>
                <w:rFonts w:cs="Segoe UI"/>
                <w:webHidden/>
              </w:rPr>
              <w:fldChar w:fldCharType="end"/>
            </w:r>
          </w:hyperlink>
        </w:p>
        <w:p w14:paraId="497B84E7" w14:textId="6DF5447C" w:rsidR="0045178C" w:rsidRPr="00720F43" w:rsidRDefault="005B77B6">
          <w:pPr>
            <w:pStyle w:val="TDC2"/>
            <w:rPr>
              <w:rFonts w:cs="Segoe UI"/>
              <w:sz w:val="22"/>
            </w:rPr>
          </w:pPr>
          <w:hyperlink w:anchor="_Toc397444447" w:history="1">
            <w:r w:rsidR="0045178C" w:rsidRPr="00720F43">
              <w:rPr>
                <w:rStyle w:val="Hipervnculo"/>
                <w:rFonts w:cs="Segoe UI"/>
              </w:rPr>
              <w:t>Resultados y entregables</w:t>
            </w:r>
            <w:r w:rsidR="0045178C" w:rsidRPr="00720F43">
              <w:rPr>
                <w:rFonts w:cs="Segoe UI"/>
                <w:webHidden/>
              </w:rPr>
              <w:tab/>
            </w:r>
            <w:r w:rsidR="0045178C" w:rsidRPr="00720F43">
              <w:rPr>
                <w:rFonts w:cs="Segoe UI"/>
                <w:webHidden/>
              </w:rPr>
              <w:fldChar w:fldCharType="begin"/>
            </w:r>
            <w:r w:rsidR="0045178C" w:rsidRPr="00720F43">
              <w:rPr>
                <w:rFonts w:cs="Segoe UI"/>
                <w:webHidden/>
              </w:rPr>
              <w:instrText xml:space="preserve"> PAGEREF _Toc397444447 \h </w:instrText>
            </w:r>
            <w:r w:rsidR="0045178C" w:rsidRPr="00720F43">
              <w:rPr>
                <w:rFonts w:cs="Segoe UI"/>
                <w:webHidden/>
              </w:rPr>
            </w:r>
            <w:r w:rsidR="0045178C" w:rsidRPr="00720F43">
              <w:rPr>
                <w:rFonts w:cs="Segoe UI"/>
                <w:webHidden/>
              </w:rPr>
              <w:fldChar w:fldCharType="separate"/>
            </w:r>
            <w:r w:rsidR="00103624">
              <w:rPr>
                <w:rFonts w:cs="Segoe UI"/>
                <w:webHidden/>
              </w:rPr>
              <w:t>20</w:t>
            </w:r>
            <w:r w:rsidR="0045178C" w:rsidRPr="00720F43">
              <w:rPr>
                <w:rFonts w:cs="Segoe UI"/>
                <w:webHidden/>
              </w:rPr>
              <w:fldChar w:fldCharType="end"/>
            </w:r>
          </w:hyperlink>
        </w:p>
        <w:p w14:paraId="22A67DAB" w14:textId="4782CFE1" w:rsidR="0045178C" w:rsidRPr="00720F43" w:rsidRDefault="005B77B6" w:rsidP="00027B62">
          <w:pPr>
            <w:pStyle w:val="TDC1"/>
            <w:rPr>
              <w:rFonts w:cs="Segoe UI"/>
              <w:noProof/>
              <w:sz w:val="22"/>
            </w:rPr>
          </w:pPr>
          <w:hyperlink w:anchor="_Toc397444448" w:history="1">
            <w:r w:rsidR="0045178C" w:rsidRPr="00720F43">
              <w:rPr>
                <w:rStyle w:val="Hipervnculo"/>
                <w:rFonts w:cs="Segoe UI"/>
                <w:noProof/>
              </w:rPr>
              <w:t>Anexos</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_Toc397444448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21</w:t>
            </w:r>
            <w:r w:rsidR="0045178C" w:rsidRPr="00720F43">
              <w:rPr>
                <w:rFonts w:cs="Segoe UI"/>
                <w:noProof/>
                <w:webHidden/>
              </w:rPr>
              <w:fldChar w:fldCharType="end"/>
            </w:r>
          </w:hyperlink>
        </w:p>
        <w:p w14:paraId="682FC43D" w14:textId="0FECDE7D" w:rsidR="00CB7245" w:rsidRPr="00720F43" w:rsidRDefault="005B77B6" w:rsidP="00027B62">
          <w:pPr>
            <w:pStyle w:val="TDC1"/>
            <w:rPr>
              <w:rFonts w:cs="Segoe UI"/>
            </w:rPr>
          </w:pPr>
          <w:hyperlink w:anchor="_Toc397444449" w:history="1">
            <w:r w:rsidR="0045178C" w:rsidRPr="00720F43">
              <w:rPr>
                <w:rStyle w:val="Hipervnculo"/>
                <w:rFonts w:cs="Segoe UI"/>
                <w:noProof/>
              </w:rPr>
              <w:t>Referencias bibliográficas</w:t>
            </w:r>
            <w:r w:rsidR="0045178C" w:rsidRPr="00720F43">
              <w:rPr>
                <w:rFonts w:cs="Segoe UI"/>
                <w:noProof/>
                <w:webHidden/>
              </w:rPr>
              <w:tab/>
            </w:r>
            <w:r w:rsidR="0045178C" w:rsidRPr="00720F43">
              <w:rPr>
                <w:rFonts w:cs="Segoe UI"/>
                <w:noProof/>
                <w:webHidden/>
              </w:rPr>
              <w:fldChar w:fldCharType="begin"/>
            </w:r>
            <w:r w:rsidR="0045178C" w:rsidRPr="00720F43">
              <w:rPr>
                <w:rFonts w:cs="Segoe UI"/>
                <w:noProof/>
                <w:webHidden/>
              </w:rPr>
              <w:instrText xml:space="preserve"> PAGEREF _Toc397444449 \h </w:instrText>
            </w:r>
            <w:r w:rsidR="0045178C" w:rsidRPr="00720F43">
              <w:rPr>
                <w:rFonts w:cs="Segoe UI"/>
                <w:noProof/>
                <w:webHidden/>
              </w:rPr>
            </w:r>
            <w:r w:rsidR="0045178C" w:rsidRPr="00720F43">
              <w:rPr>
                <w:rFonts w:cs="Segoe UI"/>
                <w:noProof/>
                <w:webHidden/>
              </w:rPr>
              <w:fldChar w:fldCharType="separate"/>
            </w:r>
            <w:r w:rsidR="00103624">
              <w:rPr>
                <w:rFonts w:cs="Segoe UI"/>
                <w:noProof/>
                <w:webHidden/>
              </w:rPr>
              <w:t>22</w:t>
            </w:r>
            <w:r w:rsidR="0045178C" w:rsidRPr="00720F43">
              <w:rPr>
                <w:rFonts w:cs="Segoe UI"/>
                <w:noProof/>
                <w:webHidden/>
              </w:rPr>
              <w:fldChar w:fldCharType="end"/>
            </w:r>
          </w:hyperlink>
          <w:r w:rsidR="00CB7245"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bookmarkStart w:id="2" w:name="_Toc397444423"/>
      <w:r>
        <w:rPr>
          <w:rFonts w:cs="Segoe UI"/>
        </w:rPr>
        <w:br w:type="page"/>
      </w:r>
    </w:p>
    <w:p w14:paraId="1B825AB9" w14:textId="0F98770E" w:rsidR="00113BAE" w:rsidRDefault="774E3A74" w:rsidP="00113BAE">
      <w:pPr>
        <w:pStyle w:val="Ttulo2"/>
        <w:rPr>
          <w:rFonts w:cs="Segoe UI"/>
        </w:rPr>
      </w:pPr>
      <w:bookmarkStart w:id="3" w:name="_Toc397444424"/>
      <w:bookmarkEnd w:id="2"/>
      <w:r w:rsidRPr="7275D033">
        <w:rPr>
          <w:rFonts w:cs="Segoe UI"/>
        </w:rPr>
        <w:lastRenderedPageBreak/>
        <w:t>Resumen</w:t>
      </w:r>
    </w:p>
    <w:p w14:paraId="03C5BFE6" w14:textId="1A1C0251" w:rsidR="212E8773" w:rsidRDefault="212E8773" w:rsidP="008B6904">
      <w:pPr>
        <w:spacing w:before="240" w:after="240"/>
        <w:ind w:firstLine="0"/>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 tales como funciones, ciclos y polimorfismo. Estas dificultades afectan negativamente el rendimiento académico y la continuidad de los estudiantes en su trayectoria profesional.</w:t>
      </w:r>
    </w:p>
    <w:p w14:paraId="0CF5C554" w14:textId="7CF62208" w:rsidR="212E8773" w:rsidRDefault="212E8773" w:rsidP="008B6904">
      <w:pPr>
        <w:spacing w:before="240" w:after="240"/>
        <w:ind w:firstLine="0"/>
      </w:pPr>
      <w:r w:rsidRPr="7275D033">
        <w:rPr>
          <w:rFonts w:eastAsia="Segoe UI" w:cs="Segoe UI"/>
          <w:szCs w:val="24"/>
        </w:rPr>
        <w:t xml:space="preserve">Con el fin de mitigar esta problemática, se propone el desarrollo de un tutor inteligente basado en técnicas de inteligencia artificial y procesamiento de lenguaje natural, diseñado para brindar asistencia personalizada, revisar la sintaxis del código y promover buenas prácticas de programación. La solución se implementará mediante una aplicación web, con miras a integrarse en el ecosistema educativo de la </w:t>
      </w:r>
      <w:r w:rsidR="008B6904">
        <w:rPr>
          <w:rFonts w:eastAsia="Segoe UI" w:cs="Segoe UI"/>
          <w:szCs w:val="24"/>
        </w:rPr>
        <w:t>U</w:t>
      </w:r>
      <w:r w:rsidRPr="7275D033">
        <w:rPr>
          <w:rFonts w:eastAsia="Segoe UI" w:cs="Segoe UI"/>
          <w:szCs w:val="24"/>
        </w:rPr>
        <w:t>niversidad</w:t>
      </w:r>
      <w:r w:rsidR="008B6904">
        <w:rPr>
          <w:rFonts w:eastAsia="Segoe UI" w:cs="Segoe UI"/>
          <w:szCs w:val="24"/>
        </w:rPr>
        <w:t xml:space="preserve"> Icesi</w:t>
      </w:r>
      <w:r w:rsidRPr="7275D033">
        <w:rPr>
          <w:rFonts w:eastAsia="Segoe UI" w:cs="Segoe UI"/>
          <w:szCs w:val="24"/>
        </w:rPr>
        <w:t>, facilitando su adopción por parte de estudiantes y docentes.</w:t>
      </w:r>
    </w:p>
    <w:p w14:paraId="1044924B" w14:textId="4FE45D63" w:rsidR="212E8773" w:rsidRDefault="212E8773" w:rsidP="008B6904">
      <w:pPr>
        <w:spacing w:before="240" w:after="240"/>
        <w:ind w:firstLine="0"/>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4A48D1DF" w:rsidR="212E8773" w:rsidRDefault="212E8773" w:rsidP="008B6904">
      <w:pPr>
        <w:spacing w:before="240" w:after="240"/>
        <w:ind w:firstLine="0"/>
      </w:pPr>
      <w:r w:rsidRPr="7275D033">
        <w:rPr>
          <w:rFonts w:eastAsia="Segoe UI" w:cs="Segoe UI"/>
          <w:szCs w:val="24"/>
        </w:rPr>
        <w:t xml:space="preserve">Se espera que los resultados obtenidos contribuyan a la mejora en la comprensión de </w:t>
      </w:r>
      <w:r w:rsidR="008B6904">
        <w:rPr>
          <w:rFonts w:eastAsia="Segoe UI" w:cs="Segoe UI"/>
          <w:szCs w:val="24"/>
        </w:rPr>
        <w:t xml:space="preserve">los conceptos y buenas prácticas relacionadas con </w:t>
      </w:r>
      <w:r w:rsidRPr="7275D033">
        <w:rPr>
          <w:rFonts w:eastAsia="Segoe UI" w:cs="Segoe UI"/>
          <w:szCs w:val="24"/>
        </w:rPr>
        <w:t>la Programación Orientada a Objetos, fomenten una mayor interacción y retroalimentación oportuna para los estudiantes, y fortalezcan el proceso de enseñanza-aprendizaje en el curso de Algoritmos y Programación 1. En síntesis, este proyecto no solo atiende una necesidad educativa crítica, sino que también impulsa la innovación en las metodologías pedagógicas</w:t>
      </w:r>
      <w:r w:rsidR="008B6904">
        <w:rPr>
          <w:rFonts w:eastAsia="Segoe UI" w:cs="Segoe UI"/>
          <w:szCs w:val="24"/>
        </w:rPr>
        <w:t xml:space="preserve"> y didácticas</w:t>
      </w:r>
      <w:r w:rsidRPr="7275D033">
        <w:rPr>
          <w:rFonts w:eastAsia="Segoe UI" w:cs="Segoe UI"/>
          <w:szCs w:val="24"/>
        </w:rPr>
        <w:t xml:space="preserve">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35FD576" w14:textId="77777777" w:rsidR="00A369DD" w:rsidRDefault="00A369DD">
      <w:pPr>
        <w:spacing w:before="0" w:after="200" w:line="276" w:lineRule="auto"/>
        <w:ind w:firstLine="0"/>
        <w:jc w:val="left"/>
        <w:rPr>
          <w:rFonts w:cs="Segoe UI"/>
          <w:lang w:val="es-ES"/>
        </w:rPr>
      </w:pPr>
    </w:p>
    <w:p w14:paraId="25821684" w14:textId="7C2C3212" w:rsidR="00120349" w:rsidRPr="00720F43" w:rsidRDefault="00120349" w:rsidP="00187AFE">
      <w:pPr>
        <w:pStyle w:val="Ttulo2"/>
        <w:rPr>
          <w:rFonts w:cs="Segoe UI"/>
          <w:lang w:val="en-US"/>
        </w:rPr>
      </w:pPr>
      <w:r w:rsidRPr="00720F43">
        <w:rPr>
          <w:rFonts w:cs="Segoe UI"/>
          <w:lang w:val="en-US"/>
        </w:rPr>
        <w:t>Abstract</w:t>
      </w:r>
      <w:bookmarkEnd w:id="3"/>
    </w:p>
    <w:p w14:paraId="7607B169" w14:textId="77777777" w:rsidR="00A43944" w:rsidRPr="00720F43" w:rsidRDefault="0C7473CA" w:rsidP="7275D033">
      <w:pPr>
        <w:spacing w:after="0" w:line="360" w:lineRule="auto"/>
        <w:rPr>
          <w:rFonts w:cs="Segoe UI"/>
          <w:b/>
          <w:bCs/>
          <w:lang w:val="en-US"/>
        </w:rPr>
      </w:pPr>
      <w:r w:rsidRPr="7275D033">
        <w:rPr>
          <w:rFonts w:cs="Segoe UI"/>
          <w:b/>
          <w:bCs/>
          <w:lang w:val="en-US"/>
        </w:rPr>
        <w:t>Maximum length:</w:t>
      </w:r>
      <w:r w:rsidR="00A43944" w:rsidRPr="00C35D98">
        <w:rPr>
          <w:lang w:val="en-US"/>
        </w:rPr>
        <w:tab/>
      </w:r>
      <w:r w:rsidRPr="7275D033">
        <w:rPr>
          <w:rFonts w:cs="Segoe UI"/>
          <w:b/>
          <w:bCs/>
          <w:lang w:val="en-US"/>
        </w:rPr>
        <w:t xml:space="preserve">1 </w:t>
      </w:r>
      <w:r w:rsidR="29BE9C5F" w:rsidRPr="7275D033">
        <w:rPr>
          <w:rFonts w:cs="Segoe UI"/>
          <w:b/>
          <w:bCs/>
          <w:lang w:val="en-US"/>
        </w:rPr>
        <w:t>paragraph</w:t>
      </w:r>
    </w:p>
    <w:p w14:paraId="202DFDE3" w14:textId="77777777" w:rsidR="00120349" w:rsidRPr="00720F43" w:rsidRDefault="0C7473CA" w:rsidP="00A43944">
      <w:pPr>
        <w:spacing w:after="0" w:line="360" w:lineRule="auto"/>
        <w:rPr>
          <w:rFonts w:cs="Segoe UI"/>
          <w:szCs w:val="24"/>
          <w:lang w:val="en-US"/>
        </w:rPr>
      </w:pPr>
      <w:r w:rsidRPr="7275D033">
        <w:rPr>
          <w:rFonts w:cs="Segoe UI"/>
          <w:b/>
          <w:bCs/>
          <w:lang w:val="en-US"/>
        </w:rPr>
        <w:t>Keywords:</w:t>
      </w:r>
      <w:r w:rsidR="00A43944" w:rsidRPr="00C35D98">
        <w:rPr>
          <w:lang w:val="en-US"/>
        </w:rPr>
        <w:tab/>
      </w:r>
      <w:r w:rsidRPr="7275D033">
        <w:rPr>
          <w:rFonts w:cs="Segoe UI"/>
          <w:b/>
          <w:bCs/>
          <w:lang w:val="en-US"/>
        </w:rPr>
        <w:t>4-6 words</w:t>
      </w:r>
    </w:p>
    <w:p w14:paraId="17FEA9FA" w14:textId="757C482D" w:rsidR="00120349" w:rsidRPr="00C35D98" w:rsidRDefault="342F2056" w:rsidP="7275D033">
      <w:pPr>
        <w:spacing w:before="240" w:after="240" w:line="360" w:lineRule="auto"/>
        <w:rPr>
          <w:lang w:val="en-US"/>
        </w:rPr>
      </w:pPr>
      <w:r w:rsidRPr="7275D033">
        <w:rPr>
          <w:rFonts w:eastAsia="Segoe UI" w:cs="Segoe UI"/>
          <w:szCs w:val="24"/>
          <w:lang w:val="en-US"/>
        </w:rPr>
        <w:t>This project addresses the challenges identified in the Algorithms and Programming 1 course at Universidad Icesi, where students face significant difficulties in understanding and applying fundamental Object-Oriented Programming (OOP) concepts in early stages, such as functions, loops, and polymorphism. These difficulties negatively impact academic performance and student retention.</w:t>
      </w:r>
    </w:p>
    <w:p w14:paraId="43B39EA9" w14:textId="3044FBAD" w:rsidR="00120349" w:rsidRPr="00C35D98" w:rsidRDefault="342F2056" w:rsidP="7275D033">
      <w:pPr>
        <w:spacing w:before="240" w:after="240" w:line="360" w:lineRule="auto"/>
        <w:rPr>
          <w:lang w:val="en-US"/>
        </w:rPr>
      </w:pPr>
      <w:r w:rsidRPr="7275D033">
        <w:rPr>
          <w:rFonts w:eastAsia="Segoe UI" w:cs="Segoe UI"/>
          <w:szCs w:val="24"/>
          <w:lang w:val="en-US"/>
        </w:rPr>
        <w:t>To mitigate this issue, the development of an intelligent tutor is proposed, leveraging artificial intelligence and natural language processing techniques to provide personalized assistance, review code syntax, and promote good programming practices. The solution will be implemented through a web application, with the aim of integrating into the university's educational ecosystem, facilitating adoption by students and faculty.</w:t>
      </w:r>
    </w:p>
    <w:p w14:paraId="44D71F90" w14:textId="44752295" w:rsidR="00120349" w:rsidRPr="00C35D98" w:rsidRDefault="342F2056" w:rsidP="7275D033">
      <w:pPr>
        <w:spacing w:before="240" w:after="240" w:line="360" w:lineRule="auto"/>
        <w:rPr>
          <w:lang w:val="en-US"/>
        </w:rPr>
      </w:pPr>
      <w:r w:rsidRPr="7275D033">
        <w:rPr>
          <w:rFonts w:eastAsia="Segoe UI" w:cs="Segoe UI"/>
          <w:szCs w:val="24"/>
          <w:lang w:val="en-US"/>
        </w:rPr>
        <w:t>The methodology includes requirement analysis, the development and integration of expert systems, and impact evaluation through academic performance metrics. Deliverables include a functional prototype of the intelligent tutor, test reports, and result analyses, which will validate the tool's effectiveness.</w:t>
      </w:r>
    </w:p>
    <w:p w14:paraId="0760E1D2" w14:textId="51D6D952" w:rsidR="00120349" w:rsidRPr="00C35D98" w:rsidRDefault="342F2056" w:rsidP="7275D033">
      <w:pPr>
        <w:spacing w:before="240" w:after="240" w:line="360" w:lineRule="auto"/>
        <w:rPr>
          <w:lang w:val="en-US"/>
        </w:rPr>
      </w:pPr>
      <w:r w:rsidRPr="7275D033">
        <w:rPr>
          <w:rFonts w:eastAsia="Segoe UI" w:cs="Segoe UI"/>
          <w:szCs w:val="24"/>
          <w:lang w:val="en-US"/>
        </w:rPr>
        <w:t>The expected outcomes include improved understanding of</w:t>
      </w:r>
      <w:r w:rsidR="008B6904">
        <w:rPr>
          <w:rFonts w:eastAsia="Segoe UI" w:cs="Segoe UI"/>
          <w:szCs w:val="24"/>
          <w:lang w:val="en-US"/>
        </w:rPr>
        <w:t xml:space="preserve"> concepts and good practices regarding</w:t>
      </w:r>
      <w:r w:rsidRPr="7275D033">
        <w:rPr>
          <w:rFonts w:eastAsia="Segoe UI" w:cs="Segoe UI"/>
          <w:szCs w:val="24"/>
          <w:lang w:val="en-US"/>
        </w:rPr>
        <w:t xml:space="preserve"> Object-Oriented Programming, increased interaction and timely feedback for students, and the strengthening of the teaching-learning process in the Algorithms and Programming 1 course. In summary, this project not only addresses a critical educational need </w:t>
      </w:r>
      <w:r w:rsidRPr="7275D033">
        <w:rPr>
          <w:rFonts w:eastAsia="Segoe UI" w:cs="Segoe UI"/>
          <w:szCs w:val="24"/>
          <w:lang w:val="en-US"/>
        </w:rPr>
        <w:lastRenderedPageBreak/>
        <w:t xml:space="preserve">but also fosters innovation in pedagogical </w:t>
      </w:r>
      <w:r w:rsidR="008B6904">
        <w:rPr>
          <w:rFonts w:eastAsia="Segoe UI" w:cs="Segoe UI"/>
          <w:szCs w:val="24"/>
          <w:lang w:val="en-US"/>
        </w:rPr>
        <w:t xml:space="preserve">and didactical </w:t>
      </w:r>
      <w:r w:rsidRPr="7275D033">
        <w:rPr>
          <w:rFonts w:eastAsia="Segoe UI" w:cs="Segoe UI"/>
          <w:szCs w:val="24"/>
          <w:lang w:val="en-US"/>
        </w:rPr>
        <w:t>methodologies through the use of advanced technologies.</w:t>
      </w:r>
    </w:p>
    <w:p w14:paraId="1F71A0F1" w14:textId="33FBF1D6" w:rsidR="00120349" w:rsidRPr="00720F43" w:rsidRDefault="00120349" w:rsidP="7275D033">
      <w:pPr>
        <w:spacing w:after="0" w:line="360" w:lineRule="auto"/>
        <w:rPr>
          <w:rFonts w:cs="Segoe UI"/>
          <w:lang w:val="en-US"/>
        </w:rPr>
      </w:pPr>
    </w:p>
    <w:p w14:paraId="5A568E1F" w14:textId="22E733D9" w:rsidR="7275D033" w:rsidRDefault="7275D033" w:rsidP="7275D033">
      <w:pPr>
        <w:spacing w:after="0" w:line="360" w:lineRule="auto"/>
        <w:rPr>
          <w:rFonts w:cs="Segoe UI"/>
          <w:lang w:val="en-US"/>
        </w:rPr>
      </w:pPr>
    </w:p>
    <w:p w14:paraId="65380F38" w14:textId="77777777" w:rsidR="00120349" w:rsidRPr="00720F43" w:rsidRDefault="00120349" w:rsidP="00120349">
      <w:pPr>
        <w:spacing w:after="0" w:line="360" w:lineRule="auto"/>
        <w:rPr>
          <w:rFonts w:cs="Segoe UI"/>
          <w:szCs w:val="24"/>
          <w:lang w:val="en-US"/>
        </w:rPr>
      </w:pPr>
    </w:p>
    <w:p w14:paraId="32ACD719" w14:textId="77777777" w:rsidR="00120349" w:rsidRPr="00720F43" w:rsidRDefault="00120349" w:rsidP="00120349">
      <w:pPr>
        <w:spacing w:after="0" w:line="360" w:lineRule="auto"/>
        <w:rPr>
          <w:rFonts w:cs="Segoe UI"/>
          <w:szCs w:val="24"/>
          <w:lang w:val="en-US"/>
        </w:rPr>
      </w:pPr>
    </w:p>
    <w:p w14:paraId="2BC4A84F" w14:textId="77777777" w:rsidR="00120349" w:rsidRPr="00720F43" w:rsidRDefault="00120349" w:rsidP="00120349">
      <w:pPr>
        <w:spacing w:after="0" w:line="360" w:lineRule="auto"/>
        <w:rPr>
          <w:rFonts w:cs="Segoe UI"/>
          <w:szCs w:val="24"/>
          <w:lang w:val="en-US"/>
        </w:rPr>
      </w:pPr>
    </w:p>
    <w:p w14:paraId="3279AA74" w14:textId="77777777" w:rsidR="00120349" w:rsidRPr="00720F43" w:rsidRDefault="00120349" w:rsidP="00120349">
      <w:pPr>
        <w:spacing w:after="0" w:line="360" w:lineRule="auto"/>
        <w:rPr>
          <w:rFonts w:cs="Segoe UI"/>
          <w:szCs w:val="24"/>
          <w:lang w:val="en-US"/>
        </w:rPr>
      </w:pPr>
    </w:p>
    <w:p w14:paraId="008CF01F" w14:textId="77777777" w:rsidR="00120349" w:rsidRPr="00720F43" w:rsidRDefault="00120349" w:rsidP="00120349">
      <w:pPr>
        <w:spacing w:after="0" w:line="360" w:lineRule="auto"/>
        <w:rPr>
          <w:rFonts w:cs="Segoe UI"/>
          <w:szCs w:val="24"/>
          <w:lang w:val="en-US"/>
        </w:rPr>
      </w:pPr>
    </w:p>
    <w:p w14:paraId="39E48FC8" w14:textId="77777777" w:rsidR="00120349" w:rsidRPr="00720F43" w:rsidRDefault="00120349" w:rsidP="00120349">
      <w:pPr>
        <w:spacing w:after="0" w:line="360" w:lineRule="auto"/>
        <w:rPr>
          <w:rFonts w:cs="Segoe UI"/>
          <w:szCs w:val="24"/>
          <w:lang w:val="en-US"/>
        </w:rPr>
      </w:pPr>
    </w:p>
    <w:p w14:paraId="106CC02E" w14:textId="77777777" w:rsidR="00120349" w:rsidRPr="00720F43" w:rsidRDefault="00120349" w:rsidP="00120349">
      <w:pPr>
        <w:spacing w:after="0" w:line="360" w:lineRule="auto"/>
        <w:rPr>
          <w:rFonts w:cs="Segoe UI"/>
          <w:szCs w:val="24"/>
          <w:lang w:val="en-US"/>
        </w:rPr>
      </w:pPr>
    </w:p>
    <w:p w14:paraId="37155F75" w14:textId="77777777" w:rsidR="00120349" w:rsidRPr="00720F43" w:rsidRDefault="00120349" w:rsidP="00120349">
      <w:pPr>
        <w:spacing w:after="0" w:line="360" w:lineRule="auto"/>
        <w:rPr>
          <w:rFonts w:cs="Segoe UI"/>
          <w:szCs w:val="24"/>
          <w:lang w:val="en-US"/>
        </w:rPr>
      </w:pPr>
    </w:p>
    <w:p w14:paraId="49FBCE90" w14:textId="77777777" w:rsidR="00120349" w:rsidRPr="00720F43" w:rsidRDefault="00120349" w:rsidP="00120349">
      <w:pPr>
        <w:spacing w:after="0" w:line="360" w:lineRule="auto"/>
        <w:rPr>
          <w:rFonts w:cs="Segoe UI"/>
          <w:szCs w:val="24"/>
          <w:lang w:val="en-US"/>
        </w:rPr>
      </w:pPr>
    </w:p>
    <w:p w14:paraId="5C3059F4" w14:textId="77777777" w:rsidR="00120349" w:rsidRPr="00720F43" w:rsidRDefault="00120349" w:rsidP="00120349">
      <w:pPr>
        <w:spacing w:after="0" w:line="360" w:lineRule="auto"/>
        <w:rPr>
          <w:rFonts w:cs="Segoe UI"/>
          <w:szCs w:val="24"/>
          <w:lang w:val="en-US"/>
        </w:rPr>
      </w:pPr>
    </w:p>
    <w:p w14:paraId="45F7D835" w14:textId="77777777" w:rsidR="00120349" w:rsidRPr="00720F43" w:rsidRDefault="00120349" w:rsidP="00120349">
      <w:pPr>
        <w:spacing w:after="0" w:line="360" w:lineRule="auto"/>
        <w:rPr>
          <w:rFonts w:cs="Segoe UI"/>
          <w:szCs w:val="24"/>
          <w:lang w:val="en-US"/>
        </w:rPr>
      </w:pPr>
    </w:p>
    <w:p w14:paraId="502E38AD" w14:textId="77777777" w:rsidR="00120349" w:rsidRPr="00720F43" w:rsidRDefault="00120349" w:rsidP="00120349">
      <w:pPr>
        <w:spacing w:after="0" w:line="360" w:lineRule="auto"/>
        <w:rPr>
          <w:rFonts w:cs="Segoe UI"/>
          <w:szCs w:val="24"/>
          <w:lang w:val="en-US"/>
        </w:rPr>
      </w:pPr>
    </w:p>
    <w:p w14:paraId="38155F6A" w14:textId="3A4B1382" w:rsidR="00147072" w:rsidRPr="00720F43" w:rsidRDefault="00147072" w:rsidP="00120349">
      <w:pPr>
        <w:spacing w:after="0" w:line="360" w:lineRule="auto"/>
        <w:rPr>
          <w:rFonts w:cs="Segoe UI"/>
          <w:szCs w:val="24"/>
          <w:lang w:val="en-US"/>
        </w:rPr>
      </w:pPr>
    </w:p>
    <w:p w14:paraId="6D383F5C" w14:textId="21BDC601" w:rsidR="00CF509C" w:rsidRPr="00720F43" w:rsidRDefault="00CF509C" w:rsidP="00120349">
      <w:pPr>
        <w:spacing w:after="0" w:line="360" w:lineRule="auto"/>
        <w:rPr>
          <w:rFonts w:cs="Segoe UI"/>
          <w:szCs w:val="24"/>
          <w:lang w:val="en-US"/>
        </w:rPr>
      </w:pPr>
    </w:p>
    <w:p w14:paraId="0861EBE2" w14:textId="5E14EA64" w:rsidR="00CF509C" w:rsidRPr="00720F43" w:rsidRDefault="00CF509C" w:rsidP="00120349">
      <w:pPr>
        <w:spacing w:after="0" w:line="360" w:lineRule="auto"/>
        <w:rPr>
          <w:rFonts w:cs="Segoe UI"/>
          <w:szCs w:val="24"/>
          <w:lang w:val="en-US"/>
        </w:rPr>
      </w:pPr>
    </w:p>
    <w:p w14:paraId="6370E654" w14:textId="77777777" w:rsidR="00CF509C" w:rsidRPr="00720F43" w:rsidRDefault="00CF509C" w:rsidP="00120349">
      <w:pPr>
        <w:spacing w:after="0" w:line="360" w:lineRule="auto"/>
        <w:rPr>
          <w:rFonts w:cs="Segoe UI"/>
          <w:szCs w:val="24"/>
          <w:lang w:val="en-US"/>
        </w:rPr>
      </w:pPr>
    </w:p>
    <w:p w14:paraId="1841335F" w14:textId="77777777" w:rsidR="00120349" w:rsidRPr="00720F43" w:rsidRDefault="00120349" w:rsidP="00120349">
      <w:pPr>
        <w:spacing w:after="0" w:line="360" w:lineRule="auto"/>
        <w:rPr>
          <w:rFonts w:cs="Segoe UI"/>
          <w:szCs w:val="24"/>
          <w:lang w:val="en-US"/>
        </w:rPr>
      </w:pPr>
    </w:p>
    <w:p w14:paraId="48C2CD00" w14:textId="77777777" w:rsidR="00BC5EEA" w:rsidRPr="00720F43" w:rsidRDefault="00BC5EEA" w:rsidP="00463CCB">
      <w:pPr>
        <w:pStyle w:val="Ttulo2"/>
        <w:rPr>
          <w:rFonts w:cs="Segoe UI"/>
        </w:rPr>
      </w:pPr>
      <w:bookmarkStart w:id="4" w:name="_Toc397444425"/>
      <w:r w:rsidRPr="00720F43">
        <w:rPr>
          <w:rFonts w:cs="Segoe UI"/>
        </w:rPr>
        <w:lastRenderedPageBreak/>
        <w:t>Lista de acrónimos</w:t>
      </w:r>
      <w:bookmarkEnd w:id="4"/>
    </w:p>
    <w:p w14:paraId="743F5E3A" w14:textId="77777777" w:rsidR="00BC5EEA" w:rsidRPr="00720F43" w:rsidRDefault="00CB7245" w:rsidP="0033090C">
      <w:r w:rsidRPr="00720F43">
        <w:t>Incluir</w:t>
      </w:r>
      <w:r w:rsidR="00BC5EEA" w:rsidRPr="00720F43">
        <w:t xml:space="preserve"> los acrónimos o siglas que aparecen en el anteproyecto. </w:t>
      </w:r>
      <w:r w:rsidR="00BC5EEA" w:rsidRPr="00720F43">
        <w:rPr>
          <w:b/>
        </w:rPr>
        <w:t>En el documento la primera vez que aparece el acrónimo debe definirse</w:t>
      </w:r>
      <w:r w:rsidR="00BC5EEA" w:rsidRPr="00720F43">
        <w:t xml:space="preserve">. Las siglas en ingles deben </w:t>
      </w:r>
      <w:r w:rsidRPr="00720F43">
        <w:t>escribirse</w:t>
      </w:r>
      <w:r w:rsidR="00BC5EEA" w:rsidRPr="00720F43">
        <w:t xml:space="preserve"> en letra cursiva.  Ej.:</w:t>
      </w:r>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77A94F8"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Programacion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C35D98" w:rsidRDefault="4580B40D" w:rsidP="18E71DD3">
      <w:pPr>
        <w:ind w:firstLine="0"/>
        <w:rPr>
          <w:rFonts w:cs="Segoe UI"/>
          <w:lang w:val="en-US"/>
        </w:rPr>
      </w:pPr>
      <w:r w:rsidRPr="00C35D98">
        <w:rPr>
          <w:rFonts w:cs="Segoe UI"/>
          <w:lang w:val="en-US"/>
        </w:rPr>
        <w:t>LLM</w:t>
      </w:r>
      <w:r w:rsidRPr="00C35D98">
        <w:rPr>
          <w:lang w:val="en-US"/>
        </w:rPr>
        <w:tab/>
      </w:r>
      <w:r w:rsidRPr="00C35D98">
        <w:rPr>
          <w:lang w:val="en-US"/>
        </w:rPr>
        <w:tab/>
      </w:r>
      <w:r w:rsidRPr="00C35D98">
        <w:rPr>
          <w:rFonts w:cs="Segoe UI"/>
          <w:lang w:val="en-US"/>
        </w:rPr>
        <w:t>Large Language Models</w:t>
      </w:r>
    </w:p>
    <w:p w14:paraId="54FB9210" w14:textId="3716640E" w:rsidR="4580B40D" w:rsidRPr="00C35D98" w:rsidRDefault="4580B40D" w:rsidP="18E71DD3">
      <w:pPr>
        <w:ind w:firstLine="0"/>
        <w:rPr>
          <w:rFonts w:cs="Segoe UI"/>
          <w:lang w:val="en-US"/>
        </w:rPr>
      </w:pPr>
      <w:r w:rsidRPr="00C35D98">
        <w:rPr>
          <w:rFonts w:cs="Segoe UI"/>
          <w:lang w:val="en-US"/>
        </w:rPr>
        <w:t>RAG</w:t>
      </w:r>
      <w:r w:rsidRPr="00C35D98">
        <w:rPr>
          <w:lang w:val="en-US"/>
        </w:rPr>
        <w:tab/>
      </w:r>
      <w:r w:rsidRPr="00C35D98">
        <w:rPr>
          <w:lang w:val="en-US"/>
        </w:rPr>
        <w:tab/>
      </w:r>
      <w:r w:rsidRPr="00C35D98">
        <w:rPr>
          <w:rFonts w:cs="Segoe UI"/>
          <w:lang w:val="en-US"/>
        </w:rPr>
        <w:t>Retrieval Augmented Generation</w:t>
      </w:r>
    </w:p>
    <w:p w14:paraId="6543E43B" w14:textId="77777777" w:rsidR="00BC5EEA" w:rsidRPr="00C35D98" w:rsidRDefault="00BC5EEA" w:rsidP="00BC5EEA">
      <w:pPr>
        <w:rPr>
          <w:rFonts w:cs="Segoe UI"/>
          <w:lang w:val="en-US"/>
        </w:rPr>
      </w:pPr>
    </w:p>
    <w:p w14:paraId="6A4D842A" w14:textId="77777777" w:rsidR="00120349" w:rsidRPr="00C35D98" w:rsidRDefault="00120349" w:rsidP="00120349">
      <w:pPr>
        <w:spacing w:after="0" w:line="360" w:lineRule="auto"/>
        <w:rPr>
          <w:rFonts w:cs="Segoe UI"/>
          <w:szCs w:val="24"/>
          <w:lang w:val="en-US"/>
        </w:rPr>
      </w:pPr>
    </w:p>
    <w:p w14:paraId="3AD4375E" w14:textId="77777777" w:rsidR="00120349" w:rsidRPr="00C35D98" w:rsidRDefault="00120349" w:rsidP="00120349">
      <w:pPr>
        <w:spacing w:after="0" w:line="360" w:lineRule="auto"/>
        <w:rPr>
          <w:rFonts w:cs="Segoe UI"/>
          <w:szCs w:val="24"/>
          <w:lang w:val="en-US"/>
        </w:rPr>
      </w:pPr>
    </w:p>
    <w:p w14:paraId="7A5CF181" w14:textId="77777777" w:rsidR="00C017D0" w:rsidRPr="00C35D98" w:rsidRDefault="00C017D0" w:rsidP="00120349">
      <w:pPr>
        <w:spacing w:after="0" w:line="360" w:lineRule="auto"/>
        <w:rPr>
          <w:rFonts w:cs="Segoe UI"/>
          <w:szCs w:val="24"/>
          <w:lang w:val="en-US"/>
        </w:rPr>
      </w:pPr>
    </w:p>
    <w:p w14:paraId="5AA9D254" w14:textId="77777777" w:rsidR="00C017D0" w:rsidRPr="00C35D98" w:rsidRDefault="00C017D0" w:rsidP="00120349">
      <w:pPr>
        <w:spacing w:after="0" w:line="360" w:lineRule="auto"/>
        <w:rPr>
          <w:rFonts w:cs="Segoe UI"/>
          <w:szCs w:val="24"/>
          <w:lang w:val="en-US"/>
        </w:rPr>
      </w:pPr>
    </w:p>
    <w:p w14:paraId="3FF6D315" w14:textId="77777777" w:rsidR="0030385D" w:rsidRPr="00C35D98" w:rsidRDefault="0030385D" w:rsidP="00120349">
      <w:pPr>
        <w:spacing w:after="0" w:line="360" w:lineRule="auto"/>
        <w:rPr>
          <w:rFonts w:cs="Segoe UI"/>
          <w:szCs w:val="24"/>
          <w:lang w:val="en-US"/>
        </w:rPr>
      </w:pPr>
    </w:p>
    <w:p w14:paraId="7B0C9C0D" w14:textId="77777777" w:rsidR="0030385D" w:rsidRPr="00C35D98" w:rsidRDefault="0030385D" w:rsidP="00120349">
      <w:pPr>
        <w:spacing w:after="0" w:line="360" w:lineRule="auto"/>
        <w:rPr>
          <w:rFonts w:cs="Segoe UI"/>
          <w:szCs w:val="24"/>
          <w:lang w:val="en-US"/>
        </w:rPr>
      </w:pPr>
    </w:p>
    <w:p w14:paraId="2DCB8D3E" w14:textId="77777777" w:rsidR="0030385D" w:rsidRPr="00C35D98" w:rsidRDefault="0030385D" w:rsidP="00120349">
      <w:pPr>
        <w:spacing w:after="0" w:line="360" w:lineRule="auto"/>
        <w:rPr>
          <w:rFonts w:cs="Segoe UI"/>
          <w:szCs w:val="24"/>
          <w:lang w:val="en-US"/>
        </w:rPr>
      </w:pPr>
    </w:p>
    <w:p w14:paraId="74F65A5D" w14:textId="77777777" w:rsidR="0030385D" w:rsidRPr="00C35D98" w:rsidRDefault="0030385D" w:rsidP="00120349">
      <w:pPr>
        <w:spacing w:after="0" w:line="360" w:lineRule="auto"/>
        <w:rPr>
          <w:rFonts w:cs="Segoe UI"/>
          <w:szCs w:val="24"/>
          <w:lang w:val="en-US"/>
        </w:rPr>
      </w:pPr>
    </w:p>
    <w:p w14:paraId="29F58FA2" w14:textId="77777777" w:rsidR="0030385D" w:rsidRPr="00C35D98" w:rsidRDefault="0030385D" w:rsidP="00120349">
      <w:pPr>
        <w:spacing w:after="0" w:line="360" w:lineRule="auto"/>
        <w:rPr>
          <w:rFonts w:cs="Segoe UI"/>
          <w:szCs w:val="24"/>
          <w:lang w:val="en-US"/>
        </w:rPr>
      </w:pPr>
    </w:p>
    <w:p w14:paraId="4C93F86B" w14:textId="77777777" w:rsidR="0030385D" w:rsidRPr="00C35D98" w:rsidRDefault="0030385D" w:rsidP="00120349">
      <w:pPr>
        <w:spacing w:after="0" w:line="360" w:lineRule="auto"/>
        <w:rPr>
          <w:rFonts w:cs="Segoe UI"/>
          <w:szCs w:val="24"/>
          <w:lang w:val="en-US"/>
        </w:rPr>
      </w:pPr>
    </w:p>
    <w:p w14:paraId="63ADEE0C" w14:textId="77777777" w:rsidR="0030385D" w:rsidRPr="00C35D98" w:rsidRDefault="0030385D" w:rsidP="00120349">
      <w:pPr>
        <w:spacing w:after="0" w:line="360" w:lineRule="auto"/>
        <w:rPr>
          <w:rFonts w:cs="Segoe UI"/>
          <w:szCs w:val="24"/>
          <w:lang w:val="en-US"/>
        </w:rPr>
      </w:pPr>
    </w:p>
    <w:p w14:paraId="62CF09EC" w14:textId="6AA322FD" w:rsidR="0030385D" w:rsidRPr="00720F43" w:rsidRDefault="00027B62" w:rsidP="00027B62">
      <w:pPr>
        <w:pStyle w:val="Ttulo2"/>
        <w:rPr>
          <w:rFonts w:cs="Segoe UI"/>
        </w:rPr>
      </w:pPr>
      <w:r w:rsidRPr="005B77B6">
        <w:rPr>
          <w:rFonts w:cs="Segoe UI"/>
          <w:szCs w:val="24"/>
          <w:rPrChange w:id="5" w:author="Juan Felipe Aranguren Checa" w:date="2025-03-25T10:35:00Z">
            <w:rPr>
              <w:rFonts w:cs="Segoe UI"/>
              <w:szCs w:val="24"/>
            </w:rPr>
          </w:rPrChange>
        </w:rPr>
        <w:br w:type="page"/>
      </w:r>
      <w:bookmarkStart w:id="6" w:name="_Toc397444426"/>
      <w:r w:rsidR="0030385D" w:rsidRPr="00720F43">
        <w:rPr>
          <w:rFonts w:cs="Segoe UI"/>
        </w:rPr>
        <w:lastRenderedPageBreak/>
        <w:t>Glosario de términos</w:t>
      </w:r>
      <w:bookmarkEnd w:id="6"/>
    </w:p>
    <w:p w14:paraId="3BBC8C4F" w14:textId="77777777" w:rsidR="0030385D" w:rsidRPr="00720F43" w:rsidRDefault="0030385D" w:rsidP="0033090C">
      <w:r w:rsidRPr="00720F43">
        <w:t xml:space="preserve">Definir los términos </w:t>
      </w:r>
      <w:r w:rsidR="00CB7245" w:rsidRPr="00720F43">
        <w:t>que corresponden a conceptos fundamentales y especializados del</w:t>
      </w:r>
      <w:r w:rsidRPr="00720F43">
        <w:t xml:space="preserve"> documento</w:t>
      </w:r>
      <w:r w:rsidR="005D61F4" w:rsidRPr="00720F43">
        <w:t xml:space="preserve"> (ej.: Dominio de generación, transmisión, distribución, dominio de comercialización)</w:t>
      </w:r>
      <w:r w:rsidRPr="00720F43">
        <w:t xml:space="preserve">, </w:t>
      </w:r>
      <w:r w:rsidR="00CB7245" w:rsidRPr="00720F43">
        <w:t>incluirlos</w:t>
      </w:r>
      <w:r w:rsidRPr="00720F43">
        <w:t xml:space="preserve"> en orden alfabético.</w:t>
      </w:r>
      <w:r w:rsidR="0029083D" w:rsidRPr="00720F43">
        <w:t xml:space="preserve"> </w:t>
      </w:r>
      <w:r w:rsidR="0029083D" w:rsidRPr="00720F43">
        <w:rPr>
          <w:b/>
        </w:rPr>
        <w:t>Los términos que se incluyen en el glosario son aquellos que son muy específicos a la temática del proyecto o de su dominio de aplicación</w:t>
      </w:r>
      <w:r w:rsidR="0023225C" w:rsidRPr="00720F43">
        <w:t>,</w:t>
      </w:r>
      <w:r w:rsidR="005D61F4" w:rsidRPr="00720F43">
        <w:t xml:space="preserve"> y que se considera que definirlos previamente facilita la lectura y comprensión del texto por parte del lector y/o evaluador</w:t>
      </w:r>
      <w:r w:rsidR="0029083D" w:rsidRPr="00720F43">
        <w:t>.</w:t>
      </w:r>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7" w:name="_Toc397444427"/>
      <w:r w:rsidRPr="00720F43">
        <w:rPr>
          <w:rFonts w:cs="Segoe UI"/>
        </w:rPr>
        <w:lastRenderedPageBreak/>
        <w:t>Lista de símbolos</w:t>
      </w:r>
      <w:bookmarkEnd w:id="7"/>
    </w:p>
    <w:p w14:paraId="4F25D333" w14:textId="09811BF3" w:rsidR="00C017D0" w:rsidRPr="00720F43" w:rsidRDefault="00C017D0" w:rsidP="00C017D0">
      <w:pPr>
        <w:rPr>
          <w:rFonts w:cs="Segoe UI"/>
        </w:rPr>
      </w:pPr>
      <w:r w:rsidRPr="00720F43">
        <w:rPr>
          <w:rFonts w:cs="Segoe UI"/>
        </w:rPr>
        <w:t>Colocar los símbolos matemáticos que aparecen en el anteproyecto</w:t>
      </w:r>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bookmarkStart w:id="8" w:name="_Toc397444428"/>
      <w:r w:rsidRPr="00720F43">
        <w:rPr>
          <w:rFonts w:cs="Segoe UI"/>
        </w:rPr>
        <w:br w:type="page"/>
      </w:r>
    </w:p>
    <w:p w14:paraId="3BB39F3A" w14:textId="24E4DDE4" w:rsidR="006A7E24" w:rsidRPr="00720F43" w:rsidRDefault="00EF6098" w:rsidP="00463CCB">
      <w:pPr>
        <w:pStyle w:val="Ttulo2"/>
        <w:rPr>
          <w:rFonts w:cs="Segoe UI"/>
        </w:rPr>
      </w:pPr>
      <w:r w:rsidRPr="00720F43">
        <w:rPr>
          <w:rFonts w:cs="Segoe UI"/>
        </w:rPr>
        <w:lastRenderedPageBreak/>
        <w:t xml:space="preserve">Índice </w:t>
      </w:r>
      <w:r w:rsidR="006A7E24" w:rsidRPr="00720F43">
        <w:rPr>
          <w:rFonts w:cs="Segoe UI"/>
        </w:rPr>
        <w:t>de figuras</w:t>
      </w:r>
      <w:bookmarkEnd w:id="8"/>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77777777" w:rsidR="006A7E24" w:rsidRPr="00720F43" w:rsidRDefault="006A7E24" w:rsidP="18E71DD3">
      <w:pPr>
        <w:rPr>
          <w:rFonts w:eastAsia="Arial" w:cs="Segoe UI"/>
        </w:rPr>
      </w:pPr>
      <w:r w:rsidRPr="18E71DD3">
        <w:rPr>
          <w:rFonts w:eastAsia="Arial" w:cs="Segoe UI"/>
        </w:rPr>
        <w:t xml:space="preserve">Figura 1: Diagrama de </w:t>
      </w:r>
      <w:r w:rsidR="007A7A06" w:rsidRPr="18E71DD3">
        <w:rPr>
          <w:rFonts w:eastAsia="Arial" w:cs="Segoe UI"/>
        </w:rPr>
        <w:t>G</w:t>
      </w:r>
      <w:r w:rsidRPr="18E71DD3">
        <w:rPr>
          <w:rFonts w:eastAsia="Arial" w:cs="Segoe UI"/>
        </w:rPr>
        <w:t>antt cronograma de actividades</w:t>
      </w:r>
      <w:r>
        <w:tab/>
      </w:r>
      <w:r>
        <w:tab/>
      </w:r>
      <w:r w:rsidRPr="18E71DD3">
        <w:rPr>
          <w:rFonts w:eastAsia="Arial" w:cs="Segoe UI"/>
        </w:rPr>
        <w:t xml:space="preserve"> </w:t>
      </w:r>
      <w:r>
        <w:tab/>
      </w:r>
      <w:r w:rsidRPr="18E71DD3">
        <w:rPr>
          <w:rFonts w:eastAsia="Arial" w:cs="Segoe UI"/>
        </w:rPr>
        <w:t>27</w:t>
      </w:r>
    </w:p>
    <w:p w14:paraId="5606AED5" w14:textId="77777777" w:rsidR="006A7E24" w:rsidRPr="00720F43" w:rsidRDefault="006A7E24" w:rsidP="18E71DD3">
      <w:pPr>
        <w:rPr>
          <w:rFonts w:eastAsia="Arial" w:cs="Segoe UI"/>
        </w:rPr>
      </w:pPr>
      <w:r w:rsidRPr="18E71DD3">
        <w:rPr>
          <w:rFonts w:eastAsia="Arial" w:cs="Segoe UI"/>
        </w:rPr>
        <w:t xml:space="preserve">Figura 2: </w:t>
      </w:r>
      <w:r w:rsidR="00033D61" w:rsidRPr="18E71DD3">
        <w:rPr>
          <w:rFonts w:eastAsia="Arial" w:cs="Segoe UI"/>
        </w:rPr>
        <w:t>Arquitectura de la red de datos de la sucursal Bogotá</w:t>
      </w:r>
      <w:r>
        <w:tab/>
      </w:r>
      <w:r w:rsidRPr="18E71DD3">
        <w:rPr>
          <w:rFonts w:eastAsia="Arial" w:cs="Segoe UI"/>
        </w:rPr>
        <w:t xml:space="preserve">   </w:t>
      </w:r>
      <w:r>
        <w:tab/>
      </w:r>
      <w:r w:rsidRPr="18E71DD3">
        <w:rPr>
          <w:rFonts w:eastAsia="Arial" w:cs="Segoe UI"/>
        </w:rPr>
        <w:t>25</w:t>
      </w:r>
    </w:p>
    <w:p w14:paraId="596DFFA3" w14:textId="4221CF8A" w:rsidR="00033D61" w:rsidRPr="00720F43" w:rsidRDefault="00033D61" w:rsidP="18E71DD3">
      <w:pPr>
        <w:rPr>
          <w:rFonts w:eastAsia="Arial" w:cs="Segoe UI"/>
        </w:rPr>
      </w:pPr>
      <w:r w:rsidRPr="18E71DD3">
        <w:rPr>
          <w:rFonts w:eastAsia="Arial" w:cs="Segoe UI"/>
        </w:rPr>
        <w:t>Figura 3: Flujo de datos del modelo propuesto</w:t>
      </w:r>
      <w:r>
        <w:tab/>
      </w:r>
      <w:r>
        <w:tab/>
      </w:r>
      <w:r w:rsidRPr="18E71DD3">
        <w:rPr>
          <w:rFonts w:eastAsia="Arial" w:cs="Segoe UI"/>
        </w:rPr>
        <w:t xml:space="preserve"> </w:t>
      </w:r>
      <w:r>
        <w:tab/>
      </w:r>
      <w:r w:rsidRPr="18E71DD3">
        <w:rPr>
          <w:rFonts w:eastAsia="Arial" w:cs="Segoe UI"/>
        </w:rPr>
        <w:t xml:space="preserve">   </w:t>
      </w:r>
      <w:r>
        <w:tab/>
      </w:r>
      <w:r w:rsidRPr="18E71DD3">
        <w:rPr>
          <w:rFonts w:eastAsia="Arial" w:cs="Segoe UI"/>
        </w:rPr>
        <w:t>28</w:t>
      </w:r>
    </w:p>
    <w:p w14:paraId="6BF4FD62" w14:textId="77777777" w:rsidR="00033D61" w:rsidRPr="00720F43" w:rsidRDefault="00033D61" w:rsidP="006E43E6">
      <w:pPr>
        <w:rPr>
          <w:rFonts w:cs="Segoe UI"/>
        </w:rPr>
      </w:pPr>
    </w:p>
    <w:p w14:paraId="30A98B65" w14:textId="7A3A4683" w:rsidR="003969BE" w:rsidRPr="00720F43" w:rsidRDefault="003969BE" w:rsidP="0033090C">
      <w:r w:rsidRPr="00720F43">
        <w:t>El índice de figuras que va en est</w:t>
      </w:r>
      <w:r w:rsidR="00721129" w:rsidRPr="00720F43">
        <w:t>a</w:t>
      </w:r>
      <w:r w:rsidRPr="00720F43">
        <w:t xml:space="preserve"> página debe insertarse usando la herramienta de inserción automática de tablas de ilustraciones a partir de </w:t>
      </w:r>
      <w:r w:rsidR="00DE410A" w:rsidRPr="00720F43">
        <w:t xml:space="preserve">la herramienta de </w:t>
      </w:r>
      <w:r w:rsidRPr="00720F43">
        <w:t>referencias cruzadas que identifican las figuras</w:t>
      </w:r>
      <w:r w:rsidR="00DE410A" w:rsidRPr="00720F43">
        <w:t xml:space="preserve"> empleadas por </w:t>
      </w:r>
      <w:r w:rsidR="005477F9" w:rsidRPr="00720F43">
        <w:t>Word</w:t>
      </w:r>
      <w:r w:rsidRPr="00720F43">
        <w:t xml:space="preserve">. </w:t>
      </w:r>
    </w:p>
    <w:p w14:paraId="73555FA8" w14:textId="77777777" w:rsidR="0023225C" w:rsidRPr="00720F43" w:rsidRDefault="0023225C" w:rsidP="003969BE">
      <w:pPr>
        <w:rPr>
          <w:rFonts w:cs="Segoe UI"/>
        </w:rPr>
      </w:pPr>
    </w:p>
    <w:p w14:paraId="2D439230" w14:textId="77777777" w:rsidR="0023225C" w:rsidRPr="00720F43" w:rsidRDefault="0023225C" w:rsidP="00784B12">
      <w:pPr>
        <w:jc w:val="center"/>
        <w:rPr>
          <w:rFonts w:cs="Segoe UI"/>
          <w:b/>
        </w:rPr>
      </w:pPr>
      <w:r w:rsidRPr="00720F43">
        <w:rPr>
          <w:rFonts w:cs="Segoe UI"/>
          <w:b/>
        </w:rPr>
        <w:t>Recomendaciones sobre las gráficas.</w:t>
      </w:r>
    </w:p>
    <w:p w14:paraId="3F28BE5B" w14:textId="77777777" w:rsidR="00C323E2" w:rsidRPr="00720F43" w:rsidRDefault="0023225C" w:rsidP="60950826">
      <w:pPr>
        <w:pStyle w:val="Prrafodelista"/>
        <w:numPr>
          <w:ilvl w:val="0"/>
          <w:numId w:val="11"/>
        </w:numPr>
        <w:spacing w:before="120" w:after="120"/>
        <w:ind w:left="284" w:hanging="284"/>
        <w:rPr>
          <w:rFonts w:ascii="Segoe UI" w:hAnsi="Segoe UI" w:cs="Segoe UI"/>
          <w:lang w:val="es-ES"/>
        </w:rPr>
      </w:pPr>
      <w:r w:rsidRPr="60950826">
        <w:rPr>
          <w:rFonts w:ascii="Segoe UI" w:hAnsi="Segoe UI" w:cs="Segoe UI"/>
          <w:lang w:val="es-ES"/>
        </w:rPr>
        <w:t>Toda gráfica que aparezca en el documento debe ser previamente introducida y explicada</w:t>
      </w:r>
      <w:r w:rsidR="00C323E2" w:rsidRPr="60950826">
        <w:rPr>
          <w:rFonts w:ascii="Segoe UI" w:hAnsi="Segoe UI" w:cs="Segoe UI"/>
          <w:lang w:val="es-ES"/>
        </w:rPr>
        <w:t>;</w:t>
      </w:r>
      <w:r w:rsidRPr="60950826">
        <w:rPr>
          <w:rFonts w:ascii="Segoe UI" w:hAnsi="Segoe UI" w:cs="Segoe UI"/>
          <w:lang w:val="es-ES"/>
        </w:rPr>
        <w:t xml:space="preserve"> es decir se deben contextualizar y explicar su relación con la sección del documento donde se está colocando.</w:t>
      </w:r>
      <w:r w:rsidR="00C323E2" w:rsidRPr="60950826">
        <w:rPr>
          <w:rFonts w:ascii="Segoe UI" w:hAnsi="Segoe UI" w:cs="Segoe UI"/>
          <w:lang w:val="es-ES"/>
        </w:rPr>
        <w:t xml:space="preserve"> </w:t>
      </w:r>
    </w:p>
    <w:p w14:paraId="45941992" w14:textId="191B6C0C" w:rsidR="0023225C" w:rsidRPr="00720F43" w:rsidRDefault="0023225C"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b/>
        </w:rPr>
        <w:t xml:space="preserve">Los títulos de las gráficas se </w:t>
      </w:r>
      <w:r w:rsidR="00AF2A6B" w:rsidRPr="00720F43">
        <w:rPr>
          <w:rFonts w:ascii="Segoe UI" w:hAnsi="Segoe UI" w:cs="Segoe UI"/>
          <w:b/>
        </w:rPr>
        <w:t>colocan en la parte inferior de la misma</w:t>
      </w:r>
      <w:r w:rsidR="00AF2A6B" w:rsidRPr="00720F43">
        <w:rPr>
          <w:rFonts w:ascii="Segoe UI" w:hAnsi="Segoe UI" w:cs="Segoe UI"/>
        </w:rPr>
        <w:t>.</w:t>
      </w:r>
    </w:p>
    <w:p w14:paraId="5DA5BF3E" w14:textId="77777777" w:rsidR="004430E2" w:rsidRPr="00720F43" w:rsidRDefault="004430E2" w:rsidP="00BE0DD1">
      <w:pPr>
        <w:pStyle w:val="Prrafodelista"/>
        <w:numPr>
          <w:ilvl w:val="0"/>
          <w:numId w:val="11"/>
        </w:numPr>
        <w:spacing w:before="120" w:after="120"/>
        <w:ind w:left="284" w:hanging="284"/>
        <w:contextualSpacing w:val="0"/>
        <w:rPr>
          <w:rFonts w:ascii="Segoe UI" w:hAnsi="Segoe UI" w:cs="Segoe UI"/>
        </w:rPr>
      </w:pPr>
      <w:r w:rsidRPr="00720F43">
        <w:rPr>
          <w:rFonts w:ascii="Segoe UI" w:hAnsi="Segoe UI" w:cs="Segoe UI"/>
        </w:rPr>
        <w:t>Pegar en formato: Imagen JPEG (pegado especial)</w:t>
      </w:r>
    </w:p>
    <w:p w14:paraId="3AA6991F" w14:textId="77777777" w:rsidR="004430E2" w:rsidRPr="00720F43" w:rsidRDefault="004430E2" w:rsidP="004430E2">
      <w:pPr>
        <w:rPr>
          <w:rFonts w:cs="Segoe UI"/>
        </w:rPr>
      </w:pPr>
    </w:p>
    <w:p w14:paraId="51C93A43" w14:textId="7E105B12" w:rsidR="66687210" w:rsidRDefault="66687210">
      <w:r>
        <w:br w:type="page"/>
      </w:r>
    </w:p>
    <w:p w14:paraId="244D0DCF" w14:textId="6B66D1BF" w:rsidR="004430E2" w:rsidRPr="00720F43" w:rsidRDefault="004430E2" w:rsidP="00784B12">
      <w:pPr>
        <w:spacing w:after="0" w:line="240" w:lineRule="auto"/>
        <w:ind w:firstLine="0"/>
        <w:jc w:val="center"/>
      </w:pPr>
    </w:p>
    <w:p w14:paraId="107BC87A" w14:textId="77777777" w:rsidR="00370766" w:rsidRPr="00720F43" w:rsidRDefault="006E43E6" w:rsidP="00EF6098">
      <w:pPr>
        <w:pStyle w:val="Ttulo1"/>
        <w:rPr>
          <w:rFonts w:cs="Segoe UI"/>
        </w:rPr>
      </w:pPr>
      <w:bookmarkStart w:id="9" w:name="_Toc397444429"/>
      <w:r w:rsidRPr="00720F43">
        <w:rPr>
          <w:rFonts w:cs="Segoe UI"/>
        </w:rPr>
        <w:t>Índice de tablas</w:t>
      </w:r>
      <w:bookmarkEnd w:id="9"/>
    </w:p>
    <w:p w14:paraId="77C69F13" w14:textId="77777777" w:rsidR="00DE410A" w:rsidRPr="00720F43" w:rsidRDefault="00DE410A" w:rsidP="00DE410A">
      <w:pPr>
        <w:rPr>
          <w:rFonts w:eastAsia="Arial" w:cs="Segoe UI"/>
          <w:b/>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00720F43">
        <w:rPr>
          <w:rFonts w:eastAsia="Arial" w:cs="Segoe UI"/>
          <w:b/>
        </w:rPr>
        <w:t>Página</w:t>
      </w:r>
    </w:p>
    <w:p w14:paraId="19D182EE" w14:textId="77777777" w:rsidR="006E43E6" w:rsidRPr="00720F43" w:rsidRDefault="006E43E6" w:rsidP="006E43E6">
      <w:pPr>
        <w:rPr>
          <w:rFonts w:cs="Segoe UI"/>
        </w:rPr>
      </w:pPr>
      <w:r w:rsidRPr="00720F43">
        <w:rPr>
          <w:rFonts w:eastAsia="Arial" w:cs="Segoe UI"/>
        </w:rPr>
        <w:t>Tabla 1:</w:t>
      </w:r>
      <w:r w:rsidR="00DE410A" w:rsidRPr="00720F43">
        <w:rPr>
          <w:rFonts w:eastAsia="Arial" w:cs="Segoe UI"/>
        </w:rPr>
        <w:t xml:space="preserve"> </w:t>
      </w:r>
      <w:r w:rsidRPr="00720F43">
        <w:rPr>
          <w:rFonts w:eastAsia="Arial" w:cs="Segoe UI"/>
        </w:rPr>
        <w:t>Riesgos y Limitaciones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24</w:t>
      </w:r>
    </w:p>
    <w:p w14:paraId="1598B503" w14:textId="77777777" w:rsidR="006E43E6" w:rsidRPr="00720F43" w:rsidRDefault="006E43E6" w:rsidP="006E43E6">
      <w:pPr>
        <w:rPr>
          <w:rFonts w:cs="Segoe UI"/>
        </w:rPr>
      </w:pPr>
      <w:bookmarkStart w:id="10" w:name="h.4vtu5a8ypykg" w:colFirst="0" w:colLast="0"/>
      <w:bookmarkEnd w:id="10"/>
      <w:r w:rsidRPr="00720F43">
        <w:rPr>
          <w:rFonts w:eastAsia="Arial" w:cs="Segoe UI"/>
        </w:rPr>
        <w:t>Tabla 2:</w:t>
      </w:r>
      <w:r w:rsidR="00DE410A" w:rsidRPr="00720F43">
        <w:rPr>
          <w:rFonts w:eastAsia="Arial" w:cs="Segoe UI"/>
        </w:rPr>
        <w:t xml:space="preserve"> </w:t>
      </w:r>
      <w:r w:rsidRPr="00720F43">
        <w:rPr>
          <w:rFonts w:eastAsia="Arial" w:cs="Segoe UI"/>
        </w:rPr>
        <w:t xml:space="preserve">Cronograma de </w:t>
      </w:r>
      <w:r w:rsidR="00DE410A" w:rsidRPr="00720F43">
        <w:rPr>
          <w:rFonts w:eastAsia="Arial" w:cs="Segoe UI"/>
        </w:rPr>
        <w:t>a</w:t>
      </w:r>
      <w:r w:rsidRPr="00720F43">
        <w:rPr>
          <w:rFonts w:eastAsia="Arial" w:cs="Segoe UI"/>
        </w:rPr>
        <w:t>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26</w:t>
      </w:r>
    </w:p>
    <w:p w14:paraId="1E64F1AF" w14:textId="7CBA2666" w:rsidR="006E43E6" w:rsidRPr="00720F43" w:rsidRDefault="006E43E6" w:rsidP="006E43E6">
      <w:pPr>
        <w:rPr>
          <w:rFonts w:eastAsia="Arial" w:cs="Segoe UI"/>
        </w:rPr>
      </w:pPr>
      <w:r w:rsidRPr="00720F43">
        <w:rPr>
          <w:rFonts w:eastAsia="Arial" w:cs="Segoe UI"/>
        </w:rPr>
        <w:t>Tabla 3:</w:t>
      </w:r>
      <w:r w:rsidR="00DE410A" w:rsidRPr="00720F43">
        <w:rPr>
          <w:rFonts w:eastAsia="Arial" w:cs="Segoe UI"/>
        </w:rPr>
        <w:t xml:space="preserve"> </w:t>
      </w:r>
      <w:r w:rsidRPr="00720F43">
        <w:rPr>
          <w:rFonts w:eastAsia="Arial" w:cs="Segoe UI"/>
        </w:rPr>
        <w:t xml:space="preserve">Presupuesto </w:t>
      </w:r>
      <w:r w:rsidR="00DE410A" w:rsidRPr="00720F43">
        <w:rPr>
          <w:rFonts w:eastAsia="Arial" w:cs="Segoe UI"/>
        </w:rPr>
        <w:t>a</w:t>
      </w:r>
      <w:r w:rsidRPr="00720F43">
        <w:rPr>
          <w:rFonts w:eastAsia="Arial" w:cs="Segoe UI"/>
        </w:rPr>
        <w:t>ctividad 1</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27</w:t>
      </w:r>
    </w:p>
    <w:p w14:paraId="219885E4" w14:textId="1B31DCA0" w:rsidR="006E43E6" w:rsidRPr="00720F43" w:rsidRDefault="006E43E6" w:rsidP="006E43E6">
      <w:pPr>
        <w:rPr>
          <w:rFonts w:eastAsia="Arial" w:cs="Segoe UI"/>
        </w:rPr>
      </w:pPr>
      <w:r w:rsidRPr="00720F43">
        <w:rPr>
          <w:rFonts w:eastAsia="Arial" w:cs="Segoe UI"/>
        </w:rPr>
        <w:t xml:space="preserve">Tabla 4: Presupuesto </w:t>
      </w:r>
      <w:r w:rsidR="00DE410A" w:rsidRPr="00720F43">
        <w:rPr>
          <w:rFonts w:eastAsia="Arial" w:cs="Segoe UI"/>
        </w:rPr>
        <w:t>a</w:t>
      </w:r>
      <w:r w:rsidRPr="00720F43">
        <w:rPr>
          <w:rFonts w:eastAsia="Arial" w:cs="Segoe UI"/>
        </w:rPr>
        <w:t>ctividad 2</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28</w:t>
      </w:r>
    </w:p>
    <w:p w14:paraId="735541F5" w14:textId="5C77991F" w:rsidR="006E43E6" w:rsidRPr="00720F43" w:rsidRDefault="006E43E6" w:rsidP="006E43E6">
      <w:pPr>
        <w:rPr>
          <w:rFonts w:cs="Segoe UI"/>
        </w:rPr>
      </w:pPr>
      <w:r w:rsidRPr="00720F43">
        <w:rPr>
          <w:rFonts w:eastAsia="Arial" w:cs="Segoe UI"/>
        </w:rPr>
        <w:t xml:space="preserve">Tabla </w:t>
      </w:r>
      <w:r w:rsidR="004430E2" w:rsidRPr="00720F43">
        <w:rPr>
          <w:rFonts w:eastAsia="Arial" w:cs="Segoe UI"/>
        </w:rPr>
        <w:t>5</w:t>
      </w:r>
      <w:r w:rsidRPr="00720F43">
        <w:rPr>
          <w:rFonts w:eastAsia="Arial" w:cs="Segoe UI"/>
        </w:rPr>
        <w:t>: Costo total actividades</w:t>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00DE410A" w:rsidRPr="00720F43">
        <w:rPr>
          <w:rFonts w:eastAsia="Arial" w:cs="Segoe UI"/>
        </w:rPr>
        <w:tab/>
      </w:r>
      <w:r w:rsidRPr="00720F43">
        <w:rPr>
          <w:rFonts w:eastAsia="Arial" w:cs="Segoe UI"/>
        </w:rPr>
        <w:t>30</w:t>
      </w:r>
    </w:p>
    <w:p w14:paraId="28D054CF" w14:textId="77777777" w:rsidR="004430E2" w:rsidRPr="00720F43" w:rsidRDefault="004430E2" w:rsidP="0023225C">
      <w:pPr>
        <w:rPr>
          <w:rFonts w:cs="Segoe UI"/>
        </w:rPr>
      </w:pPr>
    </w:p>
    <w:p w14:paraId="5B5245F7" w14:textId="77777777" w:rsidR="00BA76E7" w:rsidRPr="00720F43" w:rsidRDefault="00AC5078" w:rsidP="0033090C">
      <w:r w:rsidRPr="00720F43">
        <w:t xml:space="preserve">Debe insertarse usando </w:t>
      </w:r>
      <w:r w:rsidR="00DE410A" w:rsidRPr="00720F43">
        <w:t xml:space="preserve">la misma herramienta de referencias cruzadas utilizada en la sección </w:t>
      </w:r>
      <w:r w:rsidRPr="00720F43">
        <w:t>índice de figuras.</w:t>
      </w:r>
    </w:p>
    <w:p w14:paraId="7E52FA7B" w14:textId="77777777" w:rsidR="004430E2" w:rsidRPr="00720F43" w:rsidRDefault="004430E2" w:rsidP="0023225C">
      <w:pPr>
        <w:rPr>
          <w:rFonts w:cs="Segoe UI"/>
        </w:rPr>
      </w:pPr>
    </w:p>
    <w:p w14:paraId="50603426" w14:textId="77777777" w:rsidR="004430E2" w:rsidRPr="00720F43" w:rsidRDefault="004430E2" w:rsidP="004430E2">
      <w:pPr>
        <w:rPr>
          <w:rFonts w:cs="Segoe UI"/>
          <w:b/>
        </w:rPr>
      </w:pPr>
      <w:r w:rsidRPr="00720F43">
        <w:rPr>
          <w:rFonts w:cs="Segoe UI"/>
          <w:b/>
        </w:rPr>
        <w:t>Recomendaciones sobre las tablas.</w:t>
      </w:r>
    </w:p>
    <w:p w14:paraId="15BD6C33" w14:textId="6DF40368" w:rsidR="004430E2" w:rsidRPr="00720F43" w:rsidRDefault="004430E2" w:rsidP="60950826">
      <w:pPr>
        <w:pStyle w:val="Prrafodelista"/>
        <w:numPr>
          <w:ilvl w:val="0"/>
          <w:numId w:val="8"/>
        </w:numPr>
        <w:spacing w:before="120" w:after="120"/>
        <w:ind w:left="426" w:hanging="284"/>
        <w:rPr>
          <w:rFonts w:ascii="Segoe UI" w:hAnsi="Segoe UI" w:cs="Segoe UI"/>
          <w:lang w:val="es-ES"/>
        </w:rPr>
      </w:pPr>
      <w:r w:rsidRPr="60950826">
        <w:rPr>
          <w:rFonts w:ascii="Segoe UI" w:hAnsi="Segoe UI" w:cs="Segoe UI"/>
          <w:lang w:val="es-ES"/>
        </w:rPr>
        <w:t>Todas las tablas que aparezcan en el documento debe</w:t>
      </w:r>
      <w:r w:rsidR="00D6566D">
        <w:rPr>
          <w:rFonts w:ascii="Segoe UI" w:hAnsi="Segoe UI" w:cs="Segoe UI"/>
          <w:lang w:val="es-ES"/>
        </w:rPr>
        <w:t>n</w:t>
      </w:r>
      <w:r w:rsidRPr="60950826">
        <w:rPr>
          <w:rFonts w:ascii="Segoe UI" w:hAnsi="Segoe UI" w:cs="Segoe UI"/>
          <w:lang w:val="es-ES"/>
        </w:rPr>
        <w:t xml:space="preserve"> ser previamente introducidas y explicadas, es decir se deben contextualizar y explicar su relación con la sección del documento donde se está colocando.</w:t>
      </w:r>
    </w:p>
    <w:p w14:paraId="1EECA491"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b/>
        </w:rPr>
      </w:pPr>
      <w:r w:rsidRPr="00720F43">
        <w:rPr>
          <w:rFonts w:ascii="Segoe UI" w:hAnsi="Segoe UI" w:cs="Segoe UI"/>
          <w:b/>
        </w:rPr>
        <w:t>Los títulos de las tablas se colocan en la parte superior de la misma.</w:t>
      </w:r>
    </w:p>
    <w:p w14:paraId="7771FF73" w14:textId="77777777" w:rsidR="004430E2" w:rsidRPr="00720F43" w:rsidRDefault="004430E2" w:rsidP="00BE0DD1">
      <w:pPr>
        <w:pStyle w:val="Prrafodelista"/>
        <w:numPr>
          <w:ilvl w:val="0"/>
          <w:numId w:val="8"/>
        </w:numPr>
        <w:spacing w:before="120" w:after="120"/>
        <w:ind w:left="426" w:hanging="284"/>
        <w:contextualSpacing w:val="0"/>
        <w:rPr>
          <w:rFonts w:ascii="Segoe UI" w:hAnsi="Segoe UI" w:cs="Segoe UI"/>
        </w:rPr>
      </w:pPr>
      <w:r w:rsidRPr="00720F43">
        <w:rPr>
          <w:rFonts w:ascii="Segoe UI" w:hAnsi="Segoe UI" w:cs="Segoe UI"/>
        </w:rPr>
        <w:t xml:space="preserve">Pegar en formato: Imagen JPEG (pegado especial) </w:t>
      </w: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E3952">
      <w:pPr>
        <w:rPr>
          <w:rFonts w:cs="Segoe UI"/>
          <w:b/>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r w:rsidRPr="00720F43">
        <w:rPr>
          <w:rFonts w:cs="Segoe UI"/>
        </w:rPr>
        <w:lastRenderedPageBreak/>
        <w:t>Motivación y antecedentes</w:t>
      </w:r>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r w:rsidRPr="00720F43">
        <w:rPr>
          <w:rFonts w:cs="Segoe UI"/>
        </w:rPr>
        <w:t xml:space="preserve">Contexto </w:t>
      </w:r>
    </w:p>
    <w:p w14:paraId="1A53466A" w14:textId="62441913"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D6566D">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2AB3734D" w:rsidR="006F5470" w:rsidRDefault="006F5470" w:rsidP="006947A1">
      <w:r w:rsidRPr="006F5470">
        <w:t>La Universidad Icesi se ubica en una zona urbana de Cali</w:t>
      </w:r>
      <w:r>
        <w:t xml:space="preserve">, </w:t>
      </w:r>
      <w:r w:rsidRPr="006F5470">
        <w:t xml:space="preserve">Colombia, </w:t>
      </w:r>
      <w:commentRangeStart w:id="11"/>
      <w:r w:rsidRPr="006F5470">
        <w:t>en la que se destaca una creciente inversión en tecnologías de la información y comunicación</w:t>
      </w:r>
      <w:commentRangeEnd w:id="11"/>
      <w:r w:rsidR="00441E8F">
        <w:rPr>
          <w:rStyle w:val="Refdecomentario"/>
          <w:rFonts w:ascii="Times New Roman" w:eastAsia="Times New Roman" w:hAnsi="Times New Roman" w:cs="Times New Roman"/>
          <w:lang w:val="en-US" w:eastAsia="en-US"/>
        </w:rPr>
        <w:commentReference w:id="11"/>
      </w:r>
      <w:r w:rsidRPr="006F5470">
        <w:t>. 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76085D9B" w:rsidR="004D1535" w:rsidRDefault="004D1535" w:rsidP="004D1535">
      <w:r>
        <w:t xml:space="preserve">Entre los actores principales </w:t>
      </w:r>
      <w:ins w:id="12" w:author="Juan Felipe Aranguren Checa" w:date="2025-03-25T10:06:00Z">
        <w:r w:rsidR="00441E8F">
          <w:t xml:space="preserve">del sistema propuesto </w:t>
        </w:r>
      </w:ins>
      <w:r>
        <w:t xml:space="preserve">se encuentran los estudiantes, quienes deben </w:t>
      </w:r>
      <w:del w:id="13" w:author="Juan Felipe Aranguren Checa" w:date="2025-03-25T10:07:00Z">
        <w:r w:rsidDel="00441E8F">
          <w:delText>adaptarse a la enseñanza de conceptos técnicos</w:delText>
        </w:r>
      </w:del>
      <w:ins w:id="14" w:author="Juan Felipe Aranguren Checa" w:date="2025-03-25T10:07:00Z">
        <w:r w:rsidR="00441E8F">
          <w:t xml:space="preserve">aprender y desarrollar </w:t>
        </w:r>
      </w:ins>
      <w:ins w:id="15" w:author="Juan Felipe Aranguren Checa" w:date="2025-03-25T10:09:00Z">
        <w:r w:rsidR="004032D1">
          <w:t>sus competencias</w:t>
        </w:r>
      </w:ins>
      <w:r>
        <w:t xml:space="preserve">; los docentes, responsables de </w:t>
      </w:r>
      <w:del w:id="16" w:author="Juan Felipe Aranguren Checa" w:date="2025-03-25T10:08:00Z">
        <w:r w:rsidDel="00441E8F">
          <w:delText>transmitir estos conocimientos de manera efectiva</w:delText>
        </w:r>
      </w:del>
      <w:ins w:id="17" w:author="Juan Felipe Aranguren Checa" w:date="2025-03-25T10:08:00Z">
        <w:r w:rsidR="00441E8F">
          <w:t xml:space="preserve">diseñar experiencias y ambientes de aprendizaje significativos que </w:t>
        </w:r>
      </w:ins>
      <w:ins w:id="18" w:author="Juan Felipe Aranguren Checa" w:date="2025-03-25T10:09:00Z">
        <w:r w:rsidR="004032D1">
          <w:t>permitan a los estudiantes desarrollar dichas competencias</w:t>
        </w:r>
      </w:ins>
      <w:r>
        <w:t>; y la administración académica, que busca garantizar la calidad y pertinencia de la formación ofrecida. Estudios recientes en educación superior (véase, por ejemplo, investigaciones publicadas en revistas indexadas de educación tecnológica) han mostrado que la adopción de herramientas digitales innovadoras puede mejorar significativamente los procesos de aprendizaje y retención de información.</w:t>
      </w:r>
      <w:commentRangeStart w:id="19"/>
      <w:r w:rsidR="00B9678D">
        <w:t xml:space="preserve"> </w:t>
      </w:r>
      <w:r w:rsidR="00061EBF" w:rsidRPr="18E71DD3">
        <w:rPr>
          <w:highlight w:val="yellow"/>
        </w:rPr>
        <w:t>(</w:t>
      </w:r>
      <w:r w:rsidR="5E4FF07E" w:rsidRPr="18E71DD3">
        <w:rPr>
          <w:highlight w:val="yellow"/>
        </w:rPr>
        <w:t>Al-Mabuk 2024</w:t>
      </w:r>
      <w:r w:rsidR="00061EBF" w:rsidRPr="18E71DD3">
        <w:rPr>
          <w:highlight w:val="yellow"/>
        </w:rPr>
        <w:t>)</w:t>
      </w:r>
      <w:commentRangeEnd w:id="19"/>
      <w:r w:rsidR="004032D1">
        <w:rPr>
          <w:rStyle w:val="Refdecomentario"/>
          <w:rFonts w:ascii="Times New Roman" w:eastAsia="Times New Roman" w:hAnsi="Times New Roman" w:cs="Times New Roman"/>
          <w:lang w:val="en-US" w:eastAsia="en-US"/>
        </w:rPr>
        <w:commentReference w:id="19"/>
      </w:r>
    </w:p>
    <w:p w14:paraId="50D503BD" w14:textId="145EA8C3" w:rsidR="009945AE" w:rsidRDefault="004032D1" w:rsidP="006947A1">
      <w:ins w:id="20" w:author="Juan Felipe Aranguren Checa" w:date="2025-03-25T10:11:00Z">
        <w:r>
          <w:t xml:space="preserve">El curso de </w:t>
        </w:r>
      </w:ins>
      <w:r w:rsidR="009945AE">
        <w:t xml:space="preserve">Algoritmos y </w:t>
      </w:r>
      <w:r w:rsidR="00BC5CD9">
        <w:t>Programación</w:t>
      </w:r>
      <w:r w:rsidR="009945AE" w:rsidRPr="009945AE">
        <w:t xml:space="preserve"> 1 introduce a los estudiantes</w:t>
      </w:r>
      <w:r w:rsidR="00CD36E7">
        <w:t xml:space="preserve"> a la programación, </w:t>
      </w:r>
      <w:del w:id="21" w:author="Juan Felipe Aranguren Checa" w:date="2025-03-25T10:11:00Z">
        <w:r w:rsidR="00CD36E7" w:rsidDel="004032D1">
          <w:delText xml:space="preserve">dándoles </w:delText>
        </w:r>
      </w:del>
      <w:ins w:id="22" w:author="Juan Felipe Aranguren Checa" w:date="2025-03-25T10:11:00Z">
        <w:r>
          <w:t xml:space="preserve">proporcionándoles </w:t>
        </w:r>
      </w:ins>
      <w:del w:id="23" w:author="Juan Felipe Aranguren Checa" w:date="2025-03-25T10:11:00Z">
        <w:r w:rsidR="00CD36E7" w:rsidDel="004032D1">
          <w:delText xml:space="preserve">herramientas </w:delText>
        </w:r>
      </w:del>
      <w:ins w:id="24" w:author="Juan Felipe Aranguren Checa" w:date="2025-03-25T10:14:00Z">
        <w:r>
          <w:t>elementos</w:t>
        </w:r>
      </w:ins>
      <w:ins w:id="25" w:author="Juan Felipe Aranguren Checa" w:date="2025-03-25T10:11:00Z">
        <w:r>
          <w:t xml:space="preserve"> </w:t>
        </w:r>
      </w:ins>
      <w:del w:id="26" w:author="Juan Felipe Aranguren Checa" w:date="2025-03-25T10:11:00Z">
        <w:r w:rsidR="00CD36E7" w:rsidDel="004032D1">
          <w:delText xml:space="preserve">básicas </w:delText>
        </w:r>
      </w:del>
      <w:ins w:id="27" w:author="Juan Felipe Aranguren Checa" w:date="2025-03-25T10:11:00Z">
        <w:r>
          <w:t xml:space="preserve">básicos </w:t>
        </w:r>
      </w:ins>
      <w:ins w:id="28" w:author="Juan Felipe Aranguren Checa" w:date="2025-03-25T10:14:00Z">
        <w:r>
          <w:t xml:space="preserve">de los lenguajes de programación </w:t>
        </w:r>
      </w:ins>
      <w:r w:rsidR="00CD36E7">
        <w:t>como lo son variables,</w:t>
      </w:r>
      <w:ins w:id="29" w:author="Juan Felipe Aranguren Checa" w:date="2025-03-25T10:11:00Z">
        <w:r>
          <w:t xml:space="preserve"> condiciona</w:t>
        </w:r>
      </w:ins>
      <w:ins w:id="30" w:author="Juan Felipe Aranguren Checa" w:date="2025-03-25T10:12:00Z">
        <w:r>
          <w:t>les,</w:t>
        </w:r>
      </w:ins>
      <w:r w:rsidR="00CD36E7">
        <w:t xml:space="preserve"> ciclos</w:t>
      </w:r>
      <w:ins w:id="31" w:author="Juan Felipe Aranguren Checa" w:date="2025-03-25T10:12:00Z">
        <w:r>
          <w:t xml:space="preserve"> y métodos;</w:t>
        </w:r>
      </w:ins>
      <w:r w:rsidR="00723D48">
        <w:t xml:space="preserve"> </w:t>
      </w:r>
      <w:moveToRangeStart w:id="32" w:author="Juan Felipe Aranguren Checa" w:date="2025-03-25T10:14:00Z" w:name="move193790082"/>
      <w:moveTo w:id="33" w:author="Juan Felipe Aranguren Checa" w:date="2025-03-25T10:14:00Z">
        <w:del w:id="34" w:author="Juan Felipe Aranguren Checa" w:date="2025-03-25T10:15:00Z">
          <w:r w:rsidDel="004032D1">
            <w:delText>Al igual</w:delText>
          </w:r>
        </w:del>
      </w:moveTo>
      <w:ins w:id="35" w:author="Juan Felipe Aranguren Checa" w:date="2025-03-25T10:15:00Z">
        <w:r>
          <w:t>para luego</w:t>
        </w:r>
      </w:ins>
      <w:moveTo w:id="36" w:author="Juan Felipe Aranguren Checa" w:date="2025-03-25T10:14:00Z">
        <w:del w:id="37" w:author="Juan Felipe Aranguren Checa" w:date="2025-03-25T10:15:00Z">
          <w:r w:rsidDel="004032D1">
            <w:delText>, les</w:delText>
          </w:r>
        </w:del>
        <w:r>
          <w:t xml:space="preserve"> </w:t>
        </w:r>
        <w:del w:id="38" w:author="Juan Felipe Aranguren Checa" w:date="2025-03-25T10:15:00Z">
          <w:r w:rsidDel="004032D1">
            <w:delText>brinda conocimiento</w:delText>
          </w:r>
        </w:del>
      </w:moveTo>
      <w:ins w:id="39" w:author="Juan Felipe Aranguren Checa" w:date="2025-03-25T10:15:00Z">
        <w:r>
          <w:t xml:space="preserve">contribuir </w:t>
        </w:r>
      </w:ins>
      <w:ins w:id="40" w:author="Juan Felipe Aranguren Checa" w:date="2025-03-25T10:16:00Z">
        <w:r>
          <w:t>en la comprensión</w:t>
        </w:r>
      </w:ins>
      <w:moveTo w:id="41" w:author="Juan Felipe Aranguren Checa" w:date="2025-03-25T10:14:00Z">
        <w:r w:rsidRPr="009945AE">
          <w:t xml:space="preserve"> </w:t>
        </w:r>
        <w:del w:id="42" w:author="Juan Felipe Aranguren Checa" w:date="2025-03-25T10:16:00Z">
          <w:r w:rsidRPr="009945AE" w:rsidDel="004032D1">
            <w:delText xml:space="preserve">en </w:delText>
          </w:r>
        </w:del>
      </w:moveTo>
      <w:ins w:id="43" w:author="Juan Felipe Aranguren Checa" w:date="2025-03-25T10:16:00Z">
        <w:r>
          <w:t>d</w:t>
        </w:r>
      </w:ins>
      <w:moveTo w:id="44" w:author="Juan Felipe Aranguren Checa" w:date="2025-03-25T10:14:00Z">
        <w:r w:rsidRPr="009945AE">
          <w:t xml:space="preserve">el paradigma de </w:t>
        </w:r>
        <w:del w:id="45" w:author="Juan Felipe Aranguren Checa" w:date="2025-03-25T10:16:00Z">
          <w:r w:rsidRPr="009945AE" w:rsidDel="004032D1">
            <w:delText xml:space="preserve">la </w:delText>
          </w:r>
        </w:del>
        <w:r w:rsidRPr="009945AE">
          <w:t xml:space="preserve">Programación Orientada a Objetos, lo que implica enfrentarse a conceptos abstractos como clases, objetos, </w:t>
        </w:r>
        <w:r w:rsidRPr="009945AE">
          <w:lastRenderedPageBreak/>
          <w:t>encapsulación, herencia y polimorfismo.</w:t>
        </w:r>
      </w:moveTo>
      <w:moveToRangeEnd w:id="32"/>
      <w:ins w:id="46" w:author="Juan Felipe Aranguren Checa" w:date="2025-03-25T10:16:00Z">
        <w:r>
          <w:t xml:space="preserve"> El curso</w:t>
        </w:r>
      </w:ins>
      <w:del w:id="47" w:author="Juan Felipe Aranguren Checa" w:date="2025-03-25T10:14:00Z">
        <w:r w:rsidR="00BC5CD9" w:rsidDel="004032D1">
          <w:delText>y</w:delText>
        </w:r>
      </w:del>
      <w:ins w:id="48" w:author="Juan Felipe Aranguren Checa" w:date="2025-03-25T10:17:00Z">
        <w:r>
          <w:t xml:space="preserve"> </w:t>
        </w:r>
      </w:ins>
      <w:del w:id="49" w:author="Juan Felipe Aranguren Checa" w:date="2025-03-25T10:14:00Z">
        <w:r w:rsidR="00BC5CD9" w:rsidDel="004032D1">
          <w:delText xml:space="preserve"> </w:delText>
        </w:r>
      </w:del>
      <w:ins w:id="50" w:author="Juan Felipe Aranguren Checa" w:date="2025-03-25T10:12:00Z">
        <w:r>
          <w:t>facilita</w:t>
        </w:r>
      </w:ins>
      <w:ins w:id="51" w:author="Juan Felipe Aranguren Checa" w:date="2025-03-25T10:17:00Z">
        <w:r>
          <w:t xml:space="preserve"> </w:t>
        </w:r>
      </w:ins>
      <w:ins w:id="52" w:author="Juan Felipe Aranguren Checa" w:date="2025-03-25T10:12:00Z">
        <w:r>
          <w:t>experiencias de aprendizaje que les permit</w:t>
        </w:r>
      </w:ins>
      <w:ins w:id="53" w:author="Juan Felipe Aranguren Checa" w:date="2025-03-25T10:17:00Z">
        <w:r>
          <w:t>e</w:t>
        </w:r>
      </w:ins>
      <w:ins w:id="54" w:author="Juan Felipe Aranguren Checa" w:date="2025-03-25T10:12:00Z">
        <w:r>
          <w:t xml:space="preserve">n </w:t>
        </w:r>
      </w:ins>
      <w:ins w:id="55" w:author="Juan Felipe Aranguren Checa" w:date="2025-03-25T10:17:00Z">
        <w:r>
          <w:t xml:space="preserve">a los estudiantes </w:t>
        </w:r>
      </w:ins>
      <w:ins w:id="56" w:author="Juan Felipe Aranguren Checa" w:date="2025-03-25T10:12:00Z">
        <w:r>
          <w:t>de</w:t>
        </w:r>
      </w:ins>
      <w:ins w:id="57" w:author="Juan Felipe Aranguren Checa" w:date="2025-03-25T10:13:00Z">
        <w:r>
          <w:t>sarrollar</w:t>
        </w:r>
      </w:ins>
      <w:ins w:id="58" w:author="Juan Felipe Aranguren Checa" w:date="2025-03-25T10:12:00Z">
        <w:r>
          <w:t xml:space="preserve"> </w:t>
        </w:r>
      </w:ins>
      <w:ins w:id="59" w:author="Juan Felipe Aranguren Checa" w:date="2025-03-25T10:13:00Z">
        <w:r>
          <w:t xml:space="preserve">sus capacidades de </w:t>
        </w:r>
      </w:ins>
      <w:r w:rsidR="00BC5CD9">
        <w:t xml:space="preserve">pensamiento </w:t>
      </w:r>
      <w:del w:id="60" w:author="Juan Felipe Aranguren Checa" w:date="2025-03-25T10:13:00Z">
        <w:r w:rsidR="00BC5CD9" w:rsidDel="004032D1">
          <w:delText xml:space="preserve">lógico </w:delText>
        </w:r>
      </w:del>
      <w:ins w:id="61" w:author="Juan Felipe Aranguren Checa" w:date="2025-03-25T10:13:00Z">
        <w:r>
          <w:t>algorítmico</w:t>
        </w:r>
      </w:ins>
      <w:ins w:id="62" w:author="Juan Felipe Aranguren Checa" w:date="2025-03-25T10:17:00Z">
        <w:r>
          <w:t xml:space="preserve"> y de solución de problemas</w:t>
        </w:r>
      </w:ins>
      <w:ins w:id="63" w:author="Juan Felipe Aranguren Checa" w:date="2025-03-25T10:13:00Z">
        <w:r>
          <w:t>. El curso emplea como herramienta de aprendizaje</w:t>
        </w:r>
      </w:ins>
      <w:del w:id="64" w:author="Juan Felipe Aranguren Checa" w:date="2025-03-25T10:13:00Z">
        <w:r w:rsidR="00BC5CD9" w:rsidDel="004032D1">
          <w:delText>en</w:delText>
        </w:r>
      </w:del>
      <w:r w:rsidR="00BC5CD9">
        <w:t xml:space="preserve"> el lenguaje de Programación Java. </w:t>
      </w:r>
      <w:moveFromRangeStart w:id="65" w:author="Juan Felipe Aranguren Checa" w:date="2025-03-25T10:14:00Z" w:name="move193790082"/>
      <w:moveFrom w:id="66" w:author="Juan Felipe Aranguren Checa" w:date="2025-03-25T10:14:00Z">
        <w:r w:rsidR="00BC5CD9" w:rsidDel="004032D1">
          <w:t>Al igual, les brinda conocimiento</w:t>
        </w:r>
        <w:r w:rsidR="009945AE" w:rsidRPr="009945AE" w:rsidDel="004032D1">
          <w:t xml:space="preserve"> en el paradigma de la Programación Orientada a Objetos, lo que implica enfrentarse a conceptos abstractos como clases, objetos, encapsulación, herencia y polimorfismo. </w:t>
        </w:r>
      </w:moveFrom>
      <w:moveFromRangeEnd w:id="65"/>
      <w:r w:rsidR="009945AE" w:rsidRPr="009945AE">
        <w:t xml:space="preserve">Estos conceptos </w:t>
      </w:r>
      <w:ins w:id="67" w:author="Juan Felipe Aranguren Checa" w:date="2025-03-25T10:18:00Z">
        <w:r>
          <w:t xml:space="preserve">y competencias </w:t>
        </w:r>
      </w:ins>
      <w:r w:rsidR="009945AE" w:rsidRPr="009945AE">
        <w:t xml:space="preserve">son fundamentales para el desarrollo de </w:t>
      </w:r>
      <w:del w:id="68" w:author="Juan Felipe Aranguren Checa" w:date="2025-03-25T10:18:00Z">
        <w:r w:rsidR="009945AE" w:rsidRPr="009945AE" w:rsidDel="004032D1">
          <w:delText xml:space="preserve">competencias </w:delText>
        </w:r>
      </w:del>
      <w:ins w:id="69" w:author="Juan Felipe Aranguren Checa" w:date="2025-03-25T10:18:00Z">
        <w:r>
          <w:t>capacidades</w:t>
        </w:r>
        <w:r w:rsidRPr="009945AE">
          <w:t xml:space="preserve"> </w:t>
        </w:r>
      </w:ins>
      <w:r w:rsidR="009945AE" w:rsidRPr="009945AE">
        <w:t>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r w:rsidRPr="00720F43">
        <w:rPr>
          <w:rFonts w:cs="Segoe UI"/>
        </w:rPr>
        <w:t>Antecedentes del problema</w:t>
      </w:r>
    </w:p>
    <w:p w14:paraId="1C91D63A" w14:textId="4232069A" w:rsidR="003D2D05" w:rsidRPr="00542D12" w:rsidRDefault="00495AC3" w:rsidP="00542D12">
      <w:r>
        <w:t>Diversas investigaciones</w:t>
      </w:r>
      <w:r w:rsidR="00DA4F5C">
        <w:t xml:space="preserve"> (</w:t>
      </w:r>
      <w:r w:rsidR="0190F1FA">
        <w:t>Diaz-Levya 2020</w:t>
      </w:r>
      <w:r w:rsidR="00DA4F5C">
        <w:t>)</w:t>
      </w:r>
      <w:r>
        <w:t xml:space="preserve"> 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r w:rsidRPr="00720F43">
        <w:rPr>
          <w:rFonts w:cs="Segoe UI"/>
        </w:rPr>
        <w:t>Justificación</w:t>
      </w:r>
    </w:p>
    <w:p w14:paraId="2B0C0B13" w14:textId="15D14871" w:rsidR="00817E89" w:rsidRDefault="00367FE9" w:rsidP="00817E89">
      <w:r>
        <w:t xml:space="preserve">La implementación de un sistema de tutoría digital </w:t>
      </w:r>
      <w:ins w:id="70" w:author="Juan Felipe Aranguren Checa" w:date="2025-03-25T10:20:00Z">
        <w:r w:rsidR="000A6EA1">
          <w:t xml:space="preserve">inteligente </w:t>
        </w:r>
      </w:ins>
      <w:r>
        <w:t>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w:t>
      </w:r>
      <w:ins w:id="71" w:author="Juan Felipe Aranguren Checa" w:date="2025-03-25T10:20:00Z">
        <w:r w:rsidR="000A6EA1">
          <w:t xml:space="preserve"> proceso de aprendizaje de los estudiantes y por ende mejorar su</w:t>
        </w:r>
      </w:ins>
      <w:r w:rsidR="004C4A97">
        <w:t xml:space="preserve"> rendimiento académico</w:t>
      </w:r>
      <w:del w:id="72" w:author="Juan Felipe Aranguren Checa" w:date="2025-03-25T10:20:00Z">
        <w:r w:rsidR="004C4A97" w:rsidDel="000A6EA1">
          <w:delText xml:space="preserve"> de los </w:delText>
        </w:r>
        <w:r w:rsidR="004C4A97" w:rsidDel="000A6EA1">
          <w:lastRenderedPageBreak/>
          <w:delText>estudiantes</w:delText>
        </w:r>
      </w:del>
      <w:r w:rsidR="004C4A97">
        <w:t>. La personalización del aprendizaje, mediante el análisis de interacciones y la identificación de áreas de dificultad, permitirá intervenciones pedagógicas más precisas y efectivas.</w:t>
      </w:r>
    </w:p>
    <w:p w14:paraId="2CA1DD54" w14:textId="5805C19C" w:rsidR="00863D58" w:rsidRDefault="00920DD6" w:rsidP="00061EBF">
      <w:r>
        <w:t>Este proyecto se alinea con las tendencias globales de integración de la IA en la educación</w:t>
      </w:r>
      <w:r w:rsidR="00C427E7">
        <w:t xml:space="preserve"> </w:t>
      </w:r>
      <w:commentRangeStart w:id="73"/>
      <w:r w:rsidR="00C427E7" w:rsidRPr="18E71DD3">
        <w:rPr>
          <w:highlight w:val="yellow"/>
        </w:rPr>
        <w:t>(</w:t>
      </w:r>
      <w:r w:rsidR="291DA8E4" w:rsidRPr="18E71DD3">
        <w:rPr>
          <w:highlight w:val="yellow"/>
        </w:rPr>
        <w:t xml:space="preserve">Flores </w:t>
      </w:r>
      <w:proofErr w:type="gramStart"/>
      <w:r w:rsidR="291DA8E4" w:rsidRPr="18E71DD3">
        <w:rPr>
          <w:highlight w:val="yellow"/>
        </w:rPr>
        <w:t>N.d</w:t>
      </w:r>
      <w:commentRangeEnd w:id="73"/>
      <w:proofErr w:type="gramEnd"/>
      <w:r w:rsidR="000A6EA1">
        <w:rPr>
          <w:rStyle w:val="Refdecomentario"/>
          <w:rFonts w:ascii="Times New Roman" w:eastAsia="Times New Roman" w:hAnsi="Times New Roman" w:cs="Times New Roman"/>
          <w:lang w:val="en-US" w:eastAsia="en-US"/>
        </w:rPr>
        <w:commentReference w:id="73"/>
      </w:r>
      <w:r w:rsidR="00C427E7" w:rsidRPr="18E71DD3">
        <w:rPr>
          <w:highlight w:val="yellow"/>
        </w:rPr>
        <w:t>)</w:t>
      </w:r>
      <w:r>
        <w:t xml:space="preserve"> 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en la generación de conocimiento en ingeniería de software</w:t>
      </w:r>
      <w:r w:rsidR="007D498D">
        <w:t xml:space="preserve"> o en otras áreas de la universidad.</w:t>
      </w:r>
      <w:r w:rsidR="00EA376D">
        <w:t xml:space="preserve"> </w:t>
      </w:r>
      <w:del w:id="74" w:author="Juan Felipe Aranguren Checa" w:date="2025-03-25T10:24:00Z">
        <w:r w:rsidR="00EA376D" w:rsidDel="00523EF4">
          <w:delText>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delText>
        </w:r>
      </w:del>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r>
        <w:rPr>
          <w:rFonts w:cs="Segoe UI"/>
        </w:rPr>
        <w:t>IMPACTO DEL PROYECTO</w:t>
      </w:r>
    </w:p>
    <w:p w14:paraId="13EDE269" w14:textId="2E485B04"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w:t>
      </w:r>
      <w:ins w:id="75" w:author="Juan Felipe Aranguren Checa" w:date="2025-03-25T10:21:00Z">
        <w:r w:rsidR="002C1AC9">
          <w:t>s</w:t>
        </w:r>
      </w:ins>
      <w:r w:rsidRPr="00790619">
        <w:t xml:space="preserve"> brecha</w:t>
      </w:r>
      <w:ins w:id="76" w:author="Juan Felipe Aranguren Checa" w:date="2025-03-25T10:21:00Z">
        <w:r w:rsidR="002C1AC9">
          <w:t>s</w:t>
        </w:r>
      </w:ins>
      <w:r w:rsidRPr="00790619">
        <w:t xml:space="preserve"> de </w:t>
      </w:r>
      <w:del w:id="77" w:author="Juan Felipe Aranguren Checa" w:date="2025-03-25T10:21:00Z">
        <w:r w:rsidRPr="00790619" w:rsidDel="002C1AC9">
          <w:delText>conocimiento</w:delText>
        </w:r>
      </w:del>
      <w:ins w:id="78" w:author="Juan Felipe Aranguren Checa" w:date="2025-03-25T10:21:00Z">
        <w:r w:rsidR="002C1AC9">
          <w:t>aprendizaje</w:t>
        </w:r>
      </w:ins>
      <w:r w:rsidRPr="00790619">
        <w:t>.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32BBF034"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 xml:space="preserve">incentiva el desarrollo de competencias digitales y promueve una mentalidad orientada a la innovación. Esto contribuye a modernizar los métodos pedagógicos y a </w:t>
      </w:r>
      <w:del w:id="79" w:author="Juan Felipe Aranguren Checa" w:date="2025-03-25T10:22:00Z">
        <w:r w:rsidRPr="00807F1C" w:rsidDel="00523EF4">
          <w:delText xml:space="preserve">generar </w:delText>
        </w:r>
      </w:del>
      <w:ins w:id="80" w:author="Juan Felipe Aranguren Checa" w:date="2025-03-25T10:22:00Z">
        <w:r w:rsidR="00523EF4">
          <w:t>propiciar</w:t>
        </w:r>
        <w:r w:rsidR="00523EF4" w:rsidRPr="00807F1C">
          <w:t xml:space="preserve"> </w:t>
        </w:r>
      </w:ins>
      <w:r w:rsidRPr="00807F1C">
        <w:t>una cultura de aprendizaje continuo</w:t>
      </w:r>
      <w:del w:id="81" w:author="Juan Felipe Aranguren Checa" w:date="2025-03-25T10:22:00Z">
        <w:r w:rsidRPr="00807F1C" w:rsidDel="00523EF4">
          <w:delText xml:space="preserve"> y adaptativo</w:delText>
        </w:r>
      </w:del>
      <w:r w:rsidRPr="00807F1C">
        <w:t>.</w:t>
      </w:r>
      <w:r w:rsidR="004919CA">
        <w:t xml:space="preserve"> </w:t>
      </w:r>
      <w:del w:id="82" w:author="Juan Felipe Aranguren Checa" w:date="2025-03-25T10:22:00Z">
        <w:r w:rsidR="004919CA" w:rsidDel="00523EF4">
          <w:delText>Debido a que, a</w:delText>
        </w:r>
      </w:del>
      <w:ins w:id="83" w:author="Juan Felipe Aranguren Checa" w:date="2025-03-25T10:22:00Z">
        <w:r w:rsidR="00523EF4">
          <w:t>A</w:t>
        </w:r>
      </w:ins>
      <w:r w:rsidR="004919CA">
        <w:t>l mejorar</w:t>
      </w:r>
      <w:r w:rsidR="004919CA" w:rsidRPr="004919CA">
        <w:t xml:space="preserve"> los procesos de enseñanza mediante herramientas tecnológicas, el proyecto puede generar una reducción en los costos asociados a metodologías tradicionales y en la inversión en recursos didácticos. </w:t>
      </w:r>
      <w:del w:id="84" w:author="Juan Felipe Aranguren Checa" w:date="2025-03-25T10:24:00Z">
        <w:r w:rsidR="004919CA" w:rsidRPr="004919CA" w:rsidDel="00523EF4">
          <w:delText>La mejora en la formación de los estudiantes también se traduce en un mercado laboral con profesionales mejor preparados, lo que impulsa el desarrollo económico y la competitividad del sector tecnológico a nivel regional</w:delText>
        </w:r>
        <w:r w:rsidR="00AF6B10" w:rsidDel="00523EF4">
          <w:delText>.</w:delText>
        </w:r>
      </w:del>
    </w:p>
    <w:p w14:paraId="34942240" w14:textId="1940C28B" w:rsidR="00AF6B10" w:rsidRPr="00807F1C" w:rsidRDefault="007A4A75" w:rsidP="003103A1">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52BD0CFF" w14:textId="77777777" w:rsidR="00EF778E" w:rsidRDefault="00EF778E" w:rsidP="003103A1">
      <w:pPr>
        <w:spacing w:after="0"/>
        <w:rPr>
          <w:rFonts w:cs="Segoe UI"/>
          <w:b/>
          <w:szCs w:val="24"/>
        </w:rPr>
      </w:pPr>
    </w:p>
    <w:p w14:paraId="0CD7DBB0" w14:textId="77777777" w:rsidR="00EF778E" w:rsidRDefault="00EF778E" w:rsidP="003103A1">
      <w:pPr>
        <w:spacing w:after="0"/>
        <w:rPr>
          <w:rFonts w:cs="Segoe UI"/>
          <w:b/>
          <w:szCs w:val="24"/>
        </w:rPr>
      </w:pP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85" w:name="_Toc397444431"/>
      <w:r w:rsidRPr="001E2114">
        <w:rPr>
          <w:rFonts w:cs="Segoe UI"/>
        </w:rPr>
        <w:t>Descripción del problema</w:t>
      </w:r>
      <w:bookmarkEnd w:id="85"/>
    </w:p>
    <w:p w14:paraId="549F2A62" w14:textId="2095B2A9"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ins w:id="86" w:author="Juan Felipe Aranguren Checa" w:date="2025-03-25T10:24:00Z">
        <w:r w:rsidR="00AD389E">
          <w:t>mé</w:t>
        </w:r>
      </w:ins>
      <w:ins w:id="87" w:author="Juan Felipe Aranguren Checa" w:date="2025-03-25T10:25:00Z">
        <w:r w:rsidR="00AD389E">
          <w:t xml:space="preserve">todos </w:t>
        </w:r>
      </w:ins>
      <w:r w:rsidR="00395885">
        <w:t xml:space="preserve">y </w:t>
      </w:r>
      <w:r w:rsidRPr="006D7D5D">
        <w:t xml:space="preserve">POO. Estas dificultades afectan el </w:t>
      </w:r>
      <w:ins w:id="88" w:author="Juan Felipe Aranguren Checa" w:date="2025-03-25T10:25:00Z">
        <w:r w:rsidR="00AD389E">
          <w:t xml:space="preserve">proceso de aprendizaje de los estudiantes, su </w:t>
        </w:r>
      </w:ins>
      <w:r w:rsidRPr="006D7D5D">
        <w:t>rendimiento académico</w:t>
      </w:r>
      <w:del w:id="89" w:author="Juan Felipe Aranguren Checa" w:date="2025-03-25T10:25:00Z">
        <w:r w:rsidR="00395885" w:rsidDel="00AD389E">
          <w:delText xml:space="preserve">, </w:delText>
        </w:r>
      </w:del>
      <w:ins w:id="90" w:author="Juan Felipe Aranguren Checa" w:date="2025-03-25T10:25:00Z">
        <w:r w:rsidR="00AD389E">
          <w:t xml:space="preserve"> y </w:t>
        </w:r>
      </w:ins>
      <w:del w:id="91" w:author="Juan Felipe Aranguren Checa" w:date="2025-03-25T10:26:00Z">
        <w:r w:rsidRPr="006D7D5D" w:rsidDel="00AD389E">
          <w:delText>la preparación de los estudiantes</w:delText>
        </w:r>
      </w:del>
      <w:ins w:id="92" w:author="Juan Felipe Aranguren Checa" w:date="2025-03-25T10:26:00Z">
        <w:r w:rsidR="00AD389E">
          <w:t>su transición a</w:t>
        </w:r>
      </w:ins>
      <w:r w:rsidRPr="006D7D5D">
        <w:t xml:space="preserve"> </w:t>
      </w:r>
      <w:del w:id="93" w:author="Juan Felipe Aranguren Checa" w:date="2025-03-25T10:26:00Z">
        <w:r w:rsidRPr="006D7D5D" w:rsidDel="00AD389E">
          <w:delText xml:space="preserve">para </w:delText>
        </w:r>
      </w:del>
      <w:r w:rsidRPr="006D7D5D">
        <w:t>cursos avanzados</w:t>
      </w:r>
      <w:del w:id="94" w:author="Juan Felipe Aranguren Checa" w:date="2025-03-25T10:26:00Z">
        <w:r w:rsidR="00395885" w:rsidDel="00AD389E">
          <w:delText xml:space="preserve"> y su vida laboral</w:delText>
        </w:r>
      </w:del>
      <w:r w:rsidR="003350CC">
        <w:t>.</w:t>
      </w:r>
    </w:p>
    <w:p w14:paraId="5C3D7319" w14:textId="13C9926C" w:rsidR="006F5D1F" w:rsidRDefault="0FF7EDE2" w:rsidP="7275D033">
      <w:pPr>
        <w:pStyle w:val="Ttulo3"/>
        <w:rPr>
          <w:rFonts w:cs="Segoe UI"/>
        </w:rPr>
      </w:pPr>
      <w:r w:rsidRPr="7275D033">
        <w:rPr>
          <w:rFonts w:cs="Segoe UI"/>
        </w:rPr>
        <w:t>Identificación del problema</w:t>
      </w:r>
    </w:p>
    <w:p w14:paraId="1507EDB3" w14:textId="741F952C" w:rsidR="00A6515B" w:rsidRDefault="10164CE0" w:rsidP="7275D033">
      <w:pPr>
        <w:rPr>
          <w:rFonts w:eastAsia="Segoe UI" w:cs="Segoe UI"/>
          <w:szCs w:val="24"/>
        </w:rPr>
      </w:pPr>
      <w:r w:rsidRPr="7275D033">
        <w:rPr>
          <w:rFonts w:ascii="Arial" w:eastAsia="Arial" w:hAnsi="Arial" w:cs="Arial"/>
          <w:color w:val="000000" w:themeColor="text1"/>
          <w:szCs w:val="24"/>
        </w:rPr>
        <w:t xml:space="preserve">Dificultad de los estudiantes para comprender conceptos fundamentales de </w:t>
      </w:r>
      <w:r w:rsidRPr="7275D033">
        <w:rPr>
          <w:rFonts w:ascii="Arial" w:eastAsia="Arial" w:hAnsi="Arial" w:cs="Arial"/>
          <w:b/>
          <w:bCs/>
          <w:color w:val="000000" w:themeColor="text1"/>
          <w:szCs w:val="24"/>
        </w:rPr>
        <w:t>POO</w:t>
      </w:r>
      <w:r w:rsidRPr="7275D033">
        <w:rPr>
          <w:rFonts w:ascii="Arial" w:eastAsia="Arial" w:hAnsi="Arial" w:cs="Arial"/>
          <w:color w:val="000000" w:themeColor="text1"/>
          <w:szCs w:val="24"/>
        </w:rPr>
        <w:t xml:space="preserve">, </w:t>
      </w:r>
      <w:del w:id="95" w:author="Juan Felipe Aranguren Checa" w:date="2025-03-25T10:27:00Z">
        <w:r w:rsidRPr="7275D033" w:rsidDel="00AD389E">
          <w:rPr>
            <w:rFonts w:ascii="Arial" w:eastAsia="Arial" w:hAnsi="Arial" w:cs="Arial"/>
            <w:color w:val="000000" w:themeColor="text1"/>
            <w:szCs w:val="24"/>
          </w:rPr>
          <w:delText xml:space="preserve">lo que repercute </w:delText>
        </w:r>
      </w:del>
      <w:ins w:id="96" w:author="Juan Felipe Aranguren Checa" w:date="2025-03-25T10:27:00Z">
        <w:r w:rsidR="00AD389E">
          <w:rPr>
            <w:rFonts w:ascii="Arial" w:eastAsia="Arial" w:hAnsi="Arial" w:cs="Arial"/>
            <w:color w:val="000000" w:themeColor="text1"/>
            <w:szCs w:val="24"/>
          </w:rPr>
          <w:t xml:space="preserve">afectando </w:t>
        </w:r>
      </w:ins>
      <w:del w:id="97" w:author="Juan Felipe Aranguren Checa" w:date="2025-03-25T10:27:00Z">
        <w:r w:rsidRPr="7275D033" w:rsidDel="00AD389E">
          <w:rPr>
            <w:rFonts w:ascii="Arial" w:eastAsia="Arial" w:hAnsi="Arial" w:cs="Arial"/>
            <w:color w:val="000000" w:themeColor="text1"/>
            <w:szCs w:val="24"/>
          </w:rPr>
          <w:delText xml:space="preserve">en </w:delText>
        </w:r>
      </w:del>
      <w:r w:rsidRPr="7275D033">
        <w:rPr>
          <w:rFonts w:ascii="Arial" w:eastAsia="Arial" w:hAnsi="Arial" w:cs="Arial"/>
          <w:color w:val="000000" w:themeColor="text1"/>
          <w:szCs w:val="24"/>
        </w:rPr>
        <w:t xml:space="preserve">su </w:t>
      </w:r>
      <w:ins w:id="98" w:author="Juan Felipe Aranguren Checa" w:date="2025-03-25T10:26:00Z">
        <w:r w:rsidR="00AD389E">
          <w:rPr>
            <w:rFonts w:ascii="Arial" w:eastAsia="Arial" w:hAnsi="Arial" w:cs="Arial"/>
            <w:color w:val="000000" w:themeColor="text1"/>
            <w:szCs w:val="24"/>
          </w:rPr>
          <w:t xml:space="preserve">proceso de aprendizaje, por </w:t>
        </w:r>
        <w:proofErr w:type="gramStart"/>
        <w:r w:rsidR="00AD389E">
          <w:rPr>
            <w:rFonts w:ascii="Arial" w:eastAsia="Arial" w:hAnsi="Arial" w:cs="Arial"/>
            <w:color w:val="000000" w:themeColor="text1"/>
            <w:szCs w:val="24"/>
          </w:rPr>
          <w:t>ende</w:t>
        </w:r>
        <w:proofErr w:type="gramEnd"/>
        <w:r w:rsidR="00AD389E">
          <w:rPr>
            <w:rFonts w:ascii="Arial" w:eastAsia="Arial" w:hAnsi="Arial" w:cs="Arial"/>
            <w:color w:val="000000" w:themeColor="text1"/>
            <w:szCs w:val="24"/>
          </w:rPr>
          <w:t xml:space="preserve"> su </w:t>
        </w:r>
      </w:ins>
      <w:r w:rsidRPr="7275D033">
        <w:rPr>
          <w:rFonts w:ascii="Arial" w:eastAsia="Arial" w:hAnsi="Arial" w:cs="Arial"/>
          <w:color w:val="000000" w:themeColor="text1"/>
          <w:szCs w:val="24"/>
        </w:rPr>
        <w:t xml:space="preserve">rendimiento </w:t>
      </w:r>
      <w:ins w:id="99" w:author="Juan Felipe Aranguren Checa" w:date="2025-03-25T10:27:00Z">
        <w:r w:rsidR="00AD389E">
          <w:rPr>
            <w:rFonts w:ascii="Arial" w:eastAsia="Arial" w:hAnsi="Arial" w:cs="Arial"/>
            <w:color w:val="000000" w:themeColor="text1"/>
            <w:szCs w:val="24"/>
          </w:rPr>
          <w:t xml:space="preserve">académico </w:t>
        </w:r>
      </w:ins>
      <w:r w:rsidRPr="7275D033">
        <w:rPr>
          <w:rFonts w:ascii="Arial" w:eastAsia="Arial" w:hAnsi="Arial" w:cs="Arial"/>
          <w:color w:val="000000" w:themeColor="text1"/>
          <w:szCs w:val="24"/>
        </w:rPr>
        <w:t>en</w:t>
      </w:r>
      <w:ins w:id="100" w:author="Juan Felipe Aranguren Checa" w:date="2025-03-25T10:26:00Z">
        <w:r w:rsidR="00AD389E">
          <w:rPr>
            <w:rFonts w:ascii="Arial" w:eastAsia="Arial" w:hAnsi="Arial" w:cs="Arial"/>
            <w:color w:val="000000" w:themeColor="text1"/>
            <w:szCs w:val="24"/>
          </w:rPr>
          <w:t xml:space="preserve"> el curso</w:t>
        </w:r>
      </w:ins>
      <w:r w:rsidRPr="7275D033">
        <w:rPr>
          <w:rFonts w:ascii="Arial" w:eastAsia="Arial" w:hAnsi="Arial" w:cs="Arial"/>
          <w:color w:val="000000" w:themeColor="text1"/>
          <w:szCs w:val="24"/>
        </w:rPr>
        <w:t xml:space="preserve"> </w:t>
      </w:r>
      <w:r w:rsidRPr="7275D033">
        <w:rPr>
          <w:rFonts w:ascii="Arial" w:eastAsia="Arial" w:hAnsi="Arial" w:cs="Arial"/>
          <w:b/>
          <w:bCs/>
          <w:color w:val="000000" w:themeColor="text1"/>
          <w:szCs w:val="24"/>
        </w:rPr>
        <w:t>APO 1</w:t>
      </w:r>
      <w:ins w:id="101" w:author="Juan Felipe Aranguren Checa" w:date="2025-03-25T10:27:00Z">
        <w:r w:rsidR="00AD389E">
          <w:rPr>
            <w:rFonts w:ascii="Arial" w:eastAsia="Arial" w:hAnsi="Arial" w:cs="Arial"/>
            <w:b/>
            <w:bCs/>
            <w:color w:val="000000" w:themeColor="text1"/>
            <w:szCs w:val="24"/>
          </w:rPr>
          <w:t>,</w:t>
        </w:r>
      </w:ins>
      <w:r w:rsidRPr="7275D033">
        <w:rPr>
          <w:rFonts w:ascii="Arial" w:eastAsia="Arial" w:hAnsi="Arial" w:cs="Arial"/>
          <w:color w:val="000000" w:themeColor="text1"/>
          <w:szCs w:val="24"/>
        </w:rPr>
        <w:t xml:space="preserve"> </w:t>
      </w:r>
      <w:del w:id="102" w:author="Juan Felipe Aranguren Checa" w:date="2025-03-25T10:27:00Z">
        <w:r w:rsidRPr="7275D033" w:rsidDel="00AD389E">
          <w:rPr>
            <w:rFonts w:ascii="Arial" w:eastAsia="Arial" w:hAnsi="Arial" w:cs="Arial"/>
            <w:color w:val="000000" w:themeColor="text1"/>
            <w:szCs w:val="24"/>
          </w:rPr>
          <w:delText xml:space="preserve">y en </w:delText>
        </w:r>
      </w:del>
      <w:r w:rsidRPr="7275D033">
        <w:rPr>
          <w:rFonts w:ascii="Arial" w:eastAsia="Arial" w:hAnsi="Arial" w:cs="Arial"/>
          <w:color w:val="000000" w:themeColor="text1"/>
          <w:szCs w:val="24"/>
        </w:rPr>
        <w:t xml:space="preserve">su preparación para cursos avanzados como </w:t>
      </w:r>
      <w:r w:rsidRPr="7275D033">
        <w:rPr>
          <w:rFonts w:ascii="Arial" w:eastAsia="Arial" w:hAnsi="Arial" w:cs="Arial"/>
          <w:b/>
          <w:bCs/>
          <w:color w:val="000000" w:themeColor="text1"/>
          <w:szCs w:val="24"/>
        </w:rPr>
        <w:t>APO 2</w:t>
      </w:r>
      <w:r w:rsidRPr="7275D033">
        <w:rPr>
          <w:rFonts w:ascii="Arial" w:eastAsia="Arial" w:hAnsi="Arial" w:cs="Arial"/>
          <w:color w:val="000000" w:themeColor="text1"/>
          <w:szCs w:val="24"/>
        </w:rPr>
        <w:t xml:space="preserve"> y</w:t>
      </w:r>
      <w:ins w:id="103" w:author="Juan Felipe Aranguren Checa" w:date="2025-03-25T10:29:00Z">
        <w:r w:rsidR="00AD389E">
          <w:rPr>
            <w:rFonts w:ascii="Arial" w:eastAsia="Arial" w:hAnsi="Arial" w:cs="Arial"/>
            <w:color w:val="000000" w:themeColor="text1"/>
            <w:szCs w:val="24"/>
          </w:rPr>
          <w:t>, potencialmente,</w:t>
        </w:r>
      </w:ins>
      <w:r w:rsidRPr="7275D033">
        <w:rPr>
          <w:rFonts w:ascii="Arial" w:eastAsia="Arial" w:hAnsi="Arial" w:cs="Arial"/>
          <w:color w:val="000000" w:themeColor="text1"/>
          <w:szCs w:val="24"/>
        </w:rPr>
        <w:t xml:space="preserve"> su continuidad en </w:t>
      </w:r>
      <w:del w:id="104" w:author="Juan Felipe Aranguren Checa" w:date="2025-03-25T10:28:00Z">
        <w:r w:rsidRPr="7275D033" w:rsidDel="00AD389E">
          <w:rPr>
            <w:rFonts w:ascii="Arial" w:eastAsia="Arial" w:hAnsi="Arial" w:cs="Arial"/>
            <w:color w:val="000000" w:themeColor="text1"/>
            <w:szCs w:val="24"/>
          </w:rPr>
          <w:delText>la carrera</w:delText>
        </w:r>
      </w:del>
      <w:ins w:id="105" w:author="Juan Felipe Aranguren Checa" w:date="2025-03-25T10:28:00Z">
        <w:r w:rsidR="00AD389E">
          <w:rPr>
            <w:rFonts w:ascii="Arial" w:eastAsia="Arial" w:hAnsi="Arial" w:cs="Arial"/>
            <w:color w:val="000000" w:themeColor="text1"/>
            <w:szCs w:val="24"/>
          </w:rPr>
          <w:t>su programa de estudios</w:t>
        </w:r>
      </w:ins>
      <w:r w:rsidRPr="7275D033">
        <w:rPr>
          <w:rFonts w:ascii="Arial" w:eastAsia="Arial" w:hAnsi="Arial" w:cs="Arial"/>
          <w:color w:val="000000" w:themeColor="text1"/>
          <w:szCs w:val="24"/>
        </w:rPr>
        <w:t>.</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r w:rsidRPr="7275D033">
        <w:rPr>
          <w:rFonts w:cs="Segoe UI"/>
        </w:rPr>
        <w:t>Formulación del problema</w:t>
      </w:r>
    </w:p>
    <w:p w14:paraId="481209DD" w14:textId="62BC249E"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 xml:space="preserve">o que afecta negativamente su </w:t>
      </w:r>
      <w:ins w:id="106" w:author="Juan Felipe Aranguren Checa" w:date="2025-03-25T10:28:00Z">
        <w:r w:rsidR="00AD389E">
          <w:rPr>
            <w:rFonts w:cs="Segoe UI"/>
          </w:rPr>
          <w:t xml:space="preserve">proceso de aprendizaje, </w:t>
        </w:r>
      </w:ins>
      <w:r w:rsidRPr="0008495C">
        <w:rPr>
          <w:rFonts w:cs="Segoe UI"/>
        </w:rPr>
        <w:t>rendimiento académico y</w:t>
      </w:r>
      <w:ins w:id="107" w:author="Juan Felipe Aranguren Checa" w:date="2025-03-25T10:29:00Z">
        <w:r w:rsidR="00AD389E">
          <w:rPr>
            <w:rFonts w:cs="Segoe UI"/>
          </w:rPr>
          <w:t>, potencialmente,</w:t>
        </w:r>
      </w:ins>
      <w:r w:rsidRPr="0008495C">
        <w:rPr>
          <w:rFonts w:cs="Segoe UI"/>
        </w:rPr>
        <w:t xml:space="preserve"> su continuidad en </w:t>
      </w:r>
      <w:del w:id="108" w:author="Juan Felipe Aranguren Checa" w:date="2025-03-25T10:29:00Z">
        <w:r w:rsidRPr="0008495C" w:rsidDel="00AD389E">
          <w:rPr>
            <w:rFonts w:cs="Segoe UI"/>
          </w:rPr>
          <w:delText>la carrera</w:delText>
        </w:r>
      </w:del>
      <w:ins w:id="109" w:author="Juan Felipe Aranguren Checa" w:date="2025-03-25T10:29:00Z">
        <w:r w:rsidR="00AD389E">
          <w:rPr>
            <w:rFonts w:cs="Segoe UI"/>
          </w:rPr>
          <w:t>su programa de estudios</w:t>
        </w:r>
      </w:ins>
      <w:r w:rsidRPr="0008495C">
        <w:rPr>
          <w:rFonts w:cs="Segoe UI"/>
        </w:rPr>
        <w:t>.</w:t>
      </w:r>
    </w:p>
    <w:p w14:paraId="0E49C7D4" w14:textId="25A9C3AB" w:rsidR="001B328C" w:rsidRPr="00720F43" w:rsidRDefault="004F5AA5">
      <w:pPr>
        <w:spacing w:before="0" w:after="200" w:line="276" w:lineRule="auto"/>
        <w:rPr>
          <w:rFonts w:cs="Segoe UI"/>
        </w:rPr>
      </w:pPr>
      <w:r>
        <w:rPr>
          <w:rFonts w:cs="Segoe UI"/>
          <w:noProof/>
        </w:rPr>
        <w:lastRenderedPageBreak/>
        <w:drawing>
          <wp:inline distT="0" distB="0" distL="0" distR="0" wp14:anchorId="7CC44126" wp14:editId="768177B7">
            <wp:extent cx="6400800" cy="3960495"/>
            <wp:effectExtent l="0" t="0" r="0" b="1905"/>
            <wp:docPr id="699762947"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47" name="Imagen 5" descr="Diagrama&#10;&#10;El contenido generado por IA puede ser incorrecto."/>
                    <pic:cNvPicPr/>
                  </pic:nvPicPr>
                  <pic:blipFill>
                    <a:blip r:embed="rId14"/>
                    <a:stretch>
                      <a:fillRect/>
                    </a:stretch>
                  </pic:blipFill>
                  <pic:spPr>
                    <a:xfrm>
                      <a:off x="0" y="0"/>
                      <a:ext cx="6400800" cy="3960495"/>
                    </a:xfrm>
                    <a:prstGeom prst="rect">
                      <a:avLst/>
                    </a:prstGeom>
                  </pic:spPr>
                </pic:pic>
              </a:graphicData>
            </a:graphic>
          </wp:inline>
        </w:drawing>
      </w:r>
      <w:r w:rsidR="001B328C" w:rsidRPr="00720F43">
        <w:rPr>
          <w:rFonts w:cs="Segoe UI"/>
        </w:rPr>
        <w:br w:type="page"/>
      </w:r>
    </w:p>
    <w:p w14:paraId="53B2FC3E" w14:textId="56F9C5A5" w:rsidR="00A67042" w:rsidRPr="00720F43" w:rsidRDefault="00CA12D9" w:rsidP="00304F2F">
      <w:pPr>
        <w:pStyle w:val="Ttulo2"/>
        <w:rPr>
          <w:rFonts w:cs="Segoe UI"/>
        </w:rPr>
      </w:pPr>
      <w:bookmarkStart w:id="110" w:name="_Toc397444433"/>
      <w:r w:rsidRPr="00720F43">
        <w:rPr>
          <w:rFonts w:cs="Segoe UI"/>
        </w:rPr>
        <w:lastRenderedPageBreak/>
        <w:t xml:space="preserve">Objetivos </w:t>
      </w:r>
      <w:bookmarkStart w:id="111" w:name="_Toc397444434"/>
      <w:bookmarkEnd w:id="110"/>
    </w:p>
    <w:p w14:paraId="1483C7BE" w14:textId="77777777" w:rsidR="001B328C" w:rsidRPr="00720F43" w:rsidRDefault="00CA12D9" w:rsidP="00D81E28">
      <w:pPr>
        <w:pStyle w:val="Ttulo3"/>
        <w:rPr>
          <w:rFonts w:cs="Segoe UI"/>
        </w:rPr>
      </w:pPr>
      <w:r w:rsidRPr="00720F43">
        <w:rPr>
          <w:rFonts w:cs="Segoe UI"/>
        </w:rPr>
        <w:t>Objetivo general</w:t>
      </w:r>
      <w:bookmarkEnd w:id="111"/>
    </w:p>
    <w:p w14:paraId="76A2BCC7" w14:textId="273EE862"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del w:id="112" w:author="Juan Felipe Aranguren Checa" w:date="2025-03-25T10:29:00Z">
        <w:r w:rsidDel="00AD389E">
          <w:delText>programacion</w:delText>
        </w:r>
      </w:del>
      <w:ins w:id="113" w:author="Juan Felipe Aranguren Checa" w:date="2025-03-25T10:29:00Z">
        <w:r w:rsidR="00AD389E">
          <w:t>programación</w:t>
        </w:r>
      </w:ins>
      <w:r w:rsidRPr="003B29EA">
        <w:t xml:space="preserve"> en el curso de Algoritmos y Programación 1</w:t>
      </w:r>
      <w:r>
        <w:t xml:space="preserve"> </w:t>
      </w:r>
      <w:r w:rsidRPr="003B29EA">
        <w:t xml:space="preserve">de la Universidad Icesi, con el fin de mejorar el </w:t>
      </w:r>
      <w:ins w:id="114" w:author="Juan Felipe Aranguren Checa" w:date="2025-03-25T10:29:00Z">
        <w:r w:rsidR="00AD389E">
          <w:t xml:space="preserve">proceso de aprendizaje </w:t>
        </w:r>
      </w:ins>
      <w:del w:id="115" w:author="Juan Felipe Aranguren Checa" w:date="2025-03-25T10:30:00Z">
        <w:r w:rsidRPr="003B29EA" w:rsidDel="00AD389E">
          <w:delText xml:space="preserve">rendimiento académico </w:delText>
        </w:r>
      </w:del>
      <w:r w:rsidRPr="003B29EA">
        <w:t>de los estudiantes en un plazo aproximado de 4 meses.</w:t>
      </w:r>
    </w:p>
    <w:p w14:paraId="5C3114AE" w14:textId="77777777" w:rsidR="00A67042" w:rsidRPr="00720F43" w:rsidRDefault="00A67042" w:rsidP="006E3952">
      <w:pPr>
        <w:rPr>
          <w:rFonts w:cs="Segoe UI"/>
        </w:rPr>
      </w:pPr>
      <w:bookmarkStart w:id="116" w:name="_Toc397444435"/>
    </w:p>
    <w:p w14:paraId="61F330C0" w14:textId="77777777" w:rsidR="00226FEF" w:rsidRPr="00720F43" w:rsidRDefault="00226FEF" w:rsidP="00D81E28">
      <w:pPr>
        <w:pStyle w:val="Ttulo3"/>
        <w:rPr>
          <w:rFonts w:eastAsia="Segoe UI" w:cs="Segoe UI"/>
        </w:rPr>
      </w:pPr>
      <w:r w:rsidRPr="57865B4C">
        <w:rPr>
          <w:rFonts w:eastAsia="Segoe UI" w:cs="Segoe UI"/>
        </w:rPr>
        <w:t>Objetivos específicos</w:t>
      </w:r>
      <w:bookmarkEnd w:id="116"/>
    </w:p>
    <w:p w14:paraId="587C97C2" w14:textId="31335E55" w:rsidR="2877B870" w:rsidRDefault="2877B870" w:rsidP="00A30B96">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w:t>
      </w:r>
      <w:del w:id="117" w:author="Juan Felipe Aranguren Checa" w:date="2025-03-25T10:30:00Z">
        <w:r w:rsidRPr="57865B4C" w:rsidDel="00312A23">
          <w:rPr>
            <w:rFonts w:ascii="Segoe UI" w:eastAsia="Segoe UI" w:hAnsi="Segoe UI" w:cs="Segoe UI"/>
            <w:lang w:val="es-CO"/>
          </w:rPr>
          <w:delText>2024</w:delText>
        </w:r>
      </w:del>
      <w:ins w:id="118" w:author="Juan Felipe Aranguren Checa" w:date="2025-03-25T10:30:00Z">
        <w:r w:rsidR="00312A23" w:rsidRPr="57865B4C">
          <w:rPr>
            <w:rFonts w:ascii="Segoe UI" w:eastAsia="Segoe UI" w:hAnsi="Segoe UI" w:cs="Segoe UI"/>
            <w:lang w:val="es-CO"/>
          </w:rPr>
          <w:t>202</w:t>
        </w:r>
        <w:r w:rsidR="00312A23">
          <w:rPr>
            <w:rFonts w:ascii="Segoe UI" w:eastAsia="Segoe UI" w:hAnsi="Segoe UI" w:cs="Segoe UI"/>
            <w:lang w:val="es-CO"/>
          </w:rPr>
          <w:t>5</w:t>
        </w:r>
      </w:ins>
      <w:r w:rsidRPr="57865B4C">
        <w:rPr>
          <w:rFonts w:ascii="Segoe UI" w:eastAsia="Segoe UI" w:hAnsi="Segoe UI" w:cs="Segoe UI"/>
          <w:lang w:val="es-CO"/>
        </w:rPr>
        <w:t>.</w:t>
      </w:r>
    </w:p>
    <w:p w14:paraId="27938EF9" w14:textId="5EDA1AE0" w:rsidR="2877B870" w:rsidRDefault="2877B870" w:rsidP="00A30B96">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w:t>
      </w:r>
      <w:del w:id="119" w:author="Juan Felipe Aranguren Checa" w:date="2025-03-25T10:30:00Z">
        <w:r w:rsidRPr="57865B4C" w:rsidDel="00312A23">
          <w:rPr>
            <w:rFonts w:ascii="Segoe UI" w:eastAsia="Segoe UI" w:hAnsi="Segoe UI" w:cs="Segoe UI"/>
            <w:lang w:val="es-CO"/>
          </w:rPr>
          <w:delText>2024</w:delText>
        </w:r>
      </w:del>
      <w:ins w:id="120" w:author="Juan Felipe Aranguren Checa" w:date="2025-03-25T10:30:00Z">
        <w:r w:rsidR="00312A23" w:rsidRPr="57865B4C">
          <w:rPr>
            <w:rFonts w:ascii="Segoe UI" w:eastAsia="Segoe UI" w:hAnsi="Segoe UI" w:cs="Segoe UI"/>
            <w:lang w:val="es-CO"/>
          </w:rPr>
          <w:t>202</w:t>
        </w:r>
        <w:r w:rsidR="00312A23">
          <w:rPr>
            <w:rFonts w:ascii="Segoe UI" w:eastAsia="Segoe UI" w:hAnsi="Segoe UI" w:cs="Segoe UI"/>
            <w:lang w:val="es-CO"/>
          </w:rPr>
          <w:t>5</w:t>
        </w:r>
      </w:ins>
      <w:r w:rsidRPr="57865B4C">
        <w:rPr>
          <w:rFonts w:ascii="Segoe UI" w:eastAsia="Segoe UI" w:hAnsi="Segoe UI" w:cs="Segoe UI"/>
          <w:lang w:val="es-CO"/>
        </w:rPr>
        <w:t>.</w:t>
      </w:r>
    </w:p>
    <w:p w14:paraId="441BEABA" w14:textId="4B9B6A1F" w:rsidR="2CDA0762" w:rsidRDefault="2877B870" w:rsidP="00A30B96">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w:t>
      </w:r>
      <w:del w:id="121" w:author="Juan Felipe Aranguren Checa" w:date="2025-03-25T10:31:00Z">
        <w:r w:rsidRPr="57865B4C" w:rsidDel="00312A23">
          <w:rPr>
            <w:rFonts w:ascii="Segoe UI" w:eastAsia="Segoe UI" w:hAnsi="Segoe UI" w:cs="Segoe UI"/>
            <w:lang w:val="es-CO"/>
          </w:rPr>
          <w:delText>2024</w:delText>
        </w:r>
      </w:del>
      <w:ins w:id="122" w:author="Juan Felipe Aranguren Checa" w:date="2025-03-25T10:31:00Z">
        <w:r w:rsidR="00312A23" w:rsidRPr="57865B4C">
          <w:rPr>
            <w:rFonts w:ascii="Segoe UI" w:eastAsia="Segoe UI" w:hAnsi="Segoe UI" w:cs="Segoe UI"/>
            <w:lang w:val="es-CO"/>
          </w:rPr>
          <w:t>202</w:t>
        </w:r>
        <w:r w:rsidR="00312A23">
          <w:rPr>
            <w:rFonts w:ascii="Segoe UI" w:eastAsia="Segoe UI" w:hAnsi="Segoe UI" w:cs="Segoe UI"/>
            <w:lang w:val="es-CO"/>
          </w:rPr>
          <w:t>5</w:t>
        </w:r>
      </w:ins>
      <w:r w:rsidRPr="57865B4C">
        <w:rPr>
          <w:rFonts w:ascii="Segoe UI" w:eastAsia="Segoe UI" w:hAnsi="Segoe UI" w:cs="Segoe UI"/>
          <w:lang w:val="es-CO"/>
        </w:rPr>
        <w:t>.</w:t>
      </w:r>
    </w:p>
    <w:p w14:paraId="3FD2DB75" w14:textId="30FE0199" w:rsidR="00623701" w:rsidRDefault="2877B870" w:rsidP="00A30B96">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w:t>
      </w:r>
      <w:del w:id="123" w:author="Juan Felipe Aranguren Checa" w:date="2025-03-25T10:31:00Z">
        <w:r w:rsidRPr="57865B4C" w:rsidDel="00312A23">
          <w:rPr>
            <w:rFonts w:ascii="Segoe UI" w:eastAsia="Segoe UI" w:hAnsi="Segoe UI" w:cs="Segoe UI"/>
            <w:lang w:val="es-CO"/>
          </w:rPr>
          <w:delText>2024</w:delText>
        </w:r>
      </w:del>
      <w:ins w:id="124" w:author="Juan Felipe Aranguren Checa" w:date="2025-03-25T10:31:00Z">
        <w:r w:rsidR="00312A23" w:rsidRPr="57865B4C">
          <w:rPr>
            <w:rFonts w:ascii="Segoe UI" w:eastAsia="Segoe UI" w:hAnsi="Segoe UI" w:cs="Segoe UI"/>
            <w:lang w:val="es-CO"/>
          </w:rPr>
          <w:t>202</w:t>
        </w:r>
        <w:r w:rsidR="00312A23">
          <w:rPr>
            <w:rFonts w:ascii="Segoe UI" w:eastAsia="Segoe UI" w:hAnsi="Segoe UI" w:cs="Segoe UI"/>
            <w:lang w:val="es-CO"/>
          </w:rPr>
          <w:t>5</w:t>
        </w:r>
      </w:ins>
      <w:r w:rsidRPr="57865B4C">
        <w:rPr>
          <w:rFonts w:ascii="Segoe UI" w:eastAsia="Segoe UI" w:hAnsi="Segoe UI" w:cs="Segoe UI"/>
          <w:lang w:val="es-CO"/>
        </w:rPr>
        <w:t>, asegurando que al menos el 80% de los profesores utilicen la información para mejorar sus clases.</w:t>
      </w:r>
      <w:bookmarkStart w:id="125" w:name="_Toc397444436"/>
    </w:p>
    <w:p w14:paraId="216D7AF4" w14:textId="77777777" w:rsidR="00202B7B" w:rsidRDefault="00202B7B" w:rsidP="00202B7B">
      <w:pPr>
        <w:rPr>
          <w:rFonts w:eastAsia="Segoe UI" w:cs="Segoe UI"/>
        </w:rPr>
      </w:pPr>
    </w:p>
    <w:p w14:paraId="3929FAE0" w14:textId="4676CBAD" w:rsidR="00202B7B" w:rsidRDefault="00202B7B" w:rsidP="00202B7B">
      <w:pPr>
        <w:rPr>
          <w:rFonts w:eastAsia="Segoe UI" w:cs="Segoe UI"/>
        </w:rPr>
      </w:pPr>
    </w:p>
    <w:p w14:paraId="426CCEE6" w14:textId="77777777" w:rsidR="00202B7B" w:rsidRDefault="00202B7B" w:rsidP="00202B7B">
      <w:pPr>
        <w:rPr>
          <w:rFonts w:eastAsia="Segoe UI" w:cs="Segoe UI"/>
        </w:rPr>
      </w:pPr>
    </w:p>
    <w:p w14:paraId="12B2CC99" w14:textId="77777777" w:rsidR="00304F2F" w:rsidRDefault="00304F2F" w:rsidP="006E3952">
      <w:pPr>
        <w:rPr>
          <w:rFonts w:cs="Segoe UI"/>
        </w:rPr>
      </w:pPr>
    </w:p>
    <w:p w14:paraId="23ED59BC" w14:textId="0A9DFE4A" w:rsidR="00304F2F" w:rsidRDefault="00AF2B19" w:rsidP="006E3952">
      <w:pPr>
        <w:rPr>
          <w:rFonts w:cs="Segoe UI"/>
        </w:rPr>
      </w:pPr>
      <w:r>
        <w:rPr>
          <w:rFonts w:eastAsia="Segoe UI" w:cs="Segoe UI"/>
          <w:noProof/>
        </w:rPr>
        <w:drawing>
          <wp:inline distT="0" distB="0" distL="0" distR="0" wp14:anchorId="6A31154D" wp14:editId="1EF21409">
            <wp:extent cx="6400800" cy="3731260"/>
            <wp:effectExtent l="0" t="0" r="0" b="2540"/>
            <wp:docPr id="1802126421"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5"/>
                    <a:stretch>
                      <a:fillRect/>
                    </a:stretch>
                  </pic:blipFill>
                  <pic:spPr>
                    <a:xfrm>
                      <a:off x="0" y="0"/>
                      <a:ext cx="6400800" cy="3731260"/>
                    </a:xfrm>
                    <a:prstGeom prst="rect">
                      <a:avLst/>
                    </a:prstGeom>
                  </pic:spPr>
                </pic:pic>
              </a:graphicData>
            </a:graphic>
          </wp:inline>
        </w:drawing>
      </w:r>
    </w:p>
    <w:p w14:paraId="60B6DCC3" w14:textId="77777777" w:rsidR="0079771B" w:rsidRPr="00720F43" w:rsidRDefault="0079771B" w:rsidP="001B6446">
      <w:pPr>
        <w:pStyle w:val="Ttulo2"/>
        <w:rPr>
          <w:rFonts w:cs="Segoe UI"/>
        </w:rPr>
      </w:pPr>
      <w:r w:rsidRPr="00720F43">
        <w:rPr>
          <w:rFonts w:cs="Segoe UI"/>
        </w:rPr>
        <w:lastRenderedPageBreak/>
        <w:t>Marco teórico</w:t>
      </w:r>
      <w:bookmarkEnd w:id="125"/>
    </w:p>
    <w:p w14:paraId="62400A4A" w14:textId="65DD0A15" w:rsidR="0079771B" w:rsidRPr="00720F43" w:rsidRDefault="0079771B" w:rsidP="00C01E6B">
      <w:pPr>
        <w:rPr>
          <w:bCs/>
        </w:rPr>
      </w:pPr>
      <w:r w:rsidRPr="00720F43">
        <w:t>En esta sección</w:t>
      </w:r>
      <w:r w:rsidR="00991FAE" w:rsidRPr="00720F43">
        <w:t>,</w:t>
      </w:r>
      <w:r w:rsidRPr="00720F43">
        <w:t xml:space="preserve"> el estudiante </w:t>
      </w:r>
      <w:r w:rsidR="000E55D6" w:rsidRPr="00720F43">
        <w:t xml:space="preserve">describe y </w:t>
      </w:r>
      <w:r w:rsidR="008E526B" w:rsidRPr="00720F43">
        <w:t>explica</w:t>
      </w:r>
      <w:r w:rsidRPr="00720F43">
        <w:t xml:space="preserve"> los </w:t>
      </w:r>
      <w:r w:rsidR="00140371" w:rsidRPr="00720F43">
        <w:rPr>
          <w:b/>
        </w:rPr>
        <w:t xml:space="preserve">fundamentos, conceptos teóricos, </w:t>
      </w:r>
      <w:r w:rsidR="00140371" w:rsidRPr="00720F43">
        <w:t>y</w:t>
      </w:r>
      <w:r w:rsidR="00140371" w:rsidRPr="00720F43">
        <w:rPr>
          <w:b/>
        </w:rPr>
        <w:t xml:space="preserve"> técnicos propios </w:t>
      </w:r>
      <w:r w:rsidR="00140371" w:rsidRPr="00720F43">
        <w:t>de su</w:t>
      </w:r>
      <w:r w:rsidR="00140371" w:rsidRPr="00720F43">
        <w:rPr>
          <w:b/>
        </w:rPr>
        <w:t xml:space="preserve"> disciplina</w:t>
      </w:r>
      <w:r w:rsidRPr="00720F43">
        <w:rPr>
          <w:b/>
        </w:rPr>
        <w:t xml:space="preserve"> </w:t>
      </w:r>
      <w:r w:rsidR="00482F02" w:rsidRPr="00720F43">
        <w:t xml:space="preserve">sobre los cuales se va apoyar </w:t>
      </w:r>
      <w:r w:rsidR="000F15F7" w:rsidRPr="00720F43">
        <w:t xml:space="preserve">su investigación </w:t>
      </w:r>
      <w:r w:rsidR="00482F02" w:rsidRPr="00720F43">
        <w:t xml:space="preserve">y </w:t>
      </w:r>
      <w:r w:rsidRPr="00720F43">
        <w:t>que le permit</w:t>
      </w:r>
      <w:r w:rsidR="00AC5078" w:rsidRPr="00720F43">
        <w:t>e</w:t>
      </w:r>
      <w:r w:rsidRPr="00720F43">
        <w:t xml:space="preserve">n aproximarse a la solución </w:t>
      </w:r>
      <w:r w:rsidR="00AC5078" w:rsidRPr="00720F43">
        <w:t>d</w:t>
      </w:r>
      <w:r w:rsidRPr="00720F43">
        <w:t xml:space="preserve">el </w:t>
      </w:r>
      <w:r w:rsidR="00AC5078" w:rsidRPr="00720F43">
        <w:t>problema</w:t>
      </w:r>
      <w:r w:rsidR="00991FAE" w:rsidRPr="00720F43">
        <w:t>. P</w:t>
      </w:r>
      <w:r w:rsidR="000F15F7" w:rsidRPr="00720F43">
        <w:t xml:space="preserve">uede </w:t>
      </w:r>
      <w:r w:rsidRPr="00720F43">
        <w:t>inclu</w:t>
      </w:r>
      <w:r w:rsidR="000F15F7" w:rsidRPr="00720F43">
        <w:t>ir</w:t>
      </w:r>
      <w:r w:rsidRPr="00720F43">
        <w:t xml:space="preserve"> marcos de referencia</w:t>
      </w:r>
      <w:r w:rsidR="00EC3D7C" w:rsidRPr="00720F43">
        <w:t xml:space="preserve"> teóricos y normativos vigentes (e.g., </w:t>
      </w:r>
      <w:r w:rsidR="00EC3D7C" w:rsidRPr="00720F43">
        <w:rPr>
          <w:bCs/>
        </w:rPr>
        <w:t>RFC, normas IEEE, ISO, leyes colombianas, tratados internacionales)</w:t>
      </w:r>
      <w:r w:rsidR="00AC5078" w:rsidRPr="00720F43">
        <w:t xml:space="preserve">, </w:t>
      </w:r>
      <w:r w:rsidRPr="00720F43">
        <w:t>los presenta de forma coherente con re</w:t>
      </w:r>
      <w:r w:rsidR="00AC5078" w:rsidRPr="00720F43">
        <w:t>specto al problema</w:t>
      </w:r>
      <w:r w:rsidRPr="00720F43">
        <w:t xml:space="preserve"> y citando </w:t>
      </w:r>
      <w:r w:rsidR="000F15F7" w:rsidRPr="00720F43">
        <w:t xml:space="preserve">siempre </w:t>
      </w:r>
      <w:r w:rsidRPr="00720F43">
        <w:t>las fuentes correspondientes</w:t>
      </w:r>
      <w:r w:rsidRPr="00720F43">
        <w:rPr>
          <w:bCs/>
        </w:rPr>
        <w:t xml:space="preserve">. </w:t>
      </w:r>
    </w:p>
    <w:p w14:paraId="53269FE4" w14:textId="1AACD569" w:rsidR="00140371" w:rsidRPr="00720F43" w:rsidRDefault="00140371" w:rsidP="00C01E6B">
      <w:pPr>
        <w:rPr>
          <w:shd w:val="clear" w:color="auto" w:fill="FFFFFF"/>
        </w:rPr>
      </w:pPr>
      <w:r w:rsidRPr="00720F43">
        <w:rPr>
          <w:shd w:val="clear" w:color="auto" w:fill="FFFFFF"/>
        </w:rPr>
        <w:t xml:space="preserve">La construcción del marco teórico no es una simple descripción cualitativa o cuantitativa de los conceptos técnicos necesarios para enfrentarse a la solución del problema. </w:t>
      </w:r>
      <w:r w:rsidRPr="00720F43">
        <w:rPr>
          <w:b/>
          <w:shd w:val="clear" w:color="auto" w:fill="FFFFFF"/>
        </w:rPr>
        <w:t>Esta sección, debe además explicitar como se relacionan cada uno de los conceptos definidos con l</w:t>
      </w:r>
      <w:r w:rsidR="001B6446" w:rsidRPr="00720F43">
        <w:rPr>
          <w:b/>
          <w:shd w:val="clear" w:color="auto" w:fill="FFFFFF"/>
        </w:rPr>
        <w:t>os objetivos específicos y/o l</w:t>
      </w:r>
      <w:r w:rsidRPr="00720F43">
        <w:rPr>
          <w:b/>
          <w:shd w:val="clear" w:color="auto" w:fill="FFFFFF"/>
        </w:rPr>
        <w:t>a metodología definida para dar solución al problema</w:t>
      </w:r>
      <w:r w:rsidRPr="00720F43">
        <w:rPr>
          <w:shd w:val="clear" w:color="auto" w:fill="FFFFFF"/>
        </w:rPr>
        <w:t>.</w:t>
      </w:r>
    </w:p>
    <w:p w14:paraId="678E168B" w14:textId="1AAFC5BF"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En esta sección</w:t>
      </w:r>
      <w:r w:rsidR="001B6446" w:rsidRPr="00720F43">
        <w:rPr>
          <w:rFonts w:ascii="Segoe UI" w:hAnsi="Segoe UI" w:cs="Segoe UI"/>
        </w:rPr>
        <w:t>,</w:t>
      </w:r>
      <w:r w:rsidRPr="00720F43">
        <w:rPr>
          <w:rFonts w:ascii="Segoe UI" w:hAnsi="Segoe UI" w:cs="Segoe UI"/>
        </w:rPr>
        <w:t xml:space="preserve"> el estudiante </w:t>
      </w:r>
      <w:r w:rsidR="00F23AB1" w:rsidRPr="00720F43">
        <w:rPr>
          <w:rFonts w:ascii="Segoe UI" w:hAnsi="Segoe UI" w:cs="Segoe UI"/>
        </w:rPr>
        <w:t xml:space="preserve">describe y explica </w:t>
      </w:r>
      <w:r w:rsidR="008E526B" w:rsidRPr="00720F43">
        <w:rPr>
          <w:rFonts w:ascii="Segoe UI" w:hAnsi="Segoe UI" w:cs="Segoe UI"/>
        </w:rPr>
        <w:t>todos</w:t>
      </w:r>
      <w:r w:rsidR="00F23AB1" w:rsidRPr="00720F43">
        <w:rPr>
          <w:rFonts w:ascii="Segoe UI" w:hAnsi="Segoe UI" w:cs="Segoe UI"/>
        </w:rPr>
        <w:t xml:space="preserve"> los fundamentos</w:t>
      </w:r>
      <w:r w:rsidR="001B6446" w:rsidRPr="00720F43">
        <w:rPr>
          <w:rFonts w:ascii="Segoe UI" w:hAnsi="Segoe UI" w:cs="Segoe UI"/>
        </w:rPr>
        <w:t>,</w:t>
      </w:r>
      <w:r w:rsidR="00F23AB1" w:rsidRPr="00720F43">
        <w:rPr>
          <w:rFonts w:ascii="Segoe UI" w:hAnsi="Segoe UI" w:cs="Segoe UI"/>
        </w:rPr>
        <w:t xml:space="preserve"> y conceptos teóricos </w:t>
      </w:r>
      <w:r w:rsidR="008E526B" w:rsidRPr="00720F43">
        <w:rPr>
          <w:rFonts w:ascii="Segoe UI" w:hAnsi="Segoe UI" w:cs="Segoe UI"/>
        </w:rPr>
        <w:t>y técnicos</w:t>
      </w:r>
      <w:r w:rsidR="001B6446" w:rsidRPr="00720F43">
        <w:rPr>
          <w:rFonts w:ascii="Segoe UI" w:hAnsi="Segoe UI" w:cs="Segoe UI"/>
        </w:rPr>
        <w:t>,</w:t>
      </w:r>
      <w:r w:rsidR="008E526B" w:rsidRPr="00720F43">
        <w:rPr>
          <w:rFonts w:ascii="Segoe UI" w:hAnsi="Segoe UI" w:cs="Segoe UI"/>
        </w:rPr>
        <w:t xml:space="preserve"> </w:t>
      </w:r>
      <w:r w:rsidRPr="00720F43">
        <w:rPr>
          <w:rFonts w:ascii="Segoe UI" w:hAnsi="Segoe UI" w:cs="Segoe UI"/>
        </w:rPr>
        <w:t>sobre los cuales apoya su anteproyecto</w:t>
      </w:r>
      <w:r w:rsidR="00F23AB1" w:rsidRPr="00720F43">
        <w:rPr>
          <w:rFonts w:ascii="Segoe UI" w:hAnsi="Segoe UI" w:cs="Segoe UI"/>
        </w:rPr>
        <w:t xml:space="preserve"> y que le permit</w:t>
      </w:r>
      <w:r w:rsidR="000F15F7" w:rsidRPr="00720F43">
        <w:rPr>
          <w:rFonts w:ascii="Segoe UI" w:hAnsi="Segoe UI" w:cs="Segoe UI"/>
        </w:rPr>
        <w:t>e</w:t>
      </w:r>
      <w:r w:rsidR="00F23AB1" w:rsidRPr="00720F43">
        <w:rPr>
          <w:rFonts w:ascii="Segoe UI" w:hAnsi="Segoe UI" w:cs="Segoe UI"/>
        </w:rPr>
        <w:t xml:space="preserve">n abordar </w:t>
      </w:r>
      <w:r w:rsidR="008E526B" w:rsidRPr="00720F43">
        <w:rPr>
          <w:rFonts w:ascii="Segoe UI" w:hAnsi="Segoe UI" w:cs="Segoe UI"/>
        </w:rPr>
        <w:t xml:space="preserve">la </w:t>
      </w:r>
      <w:r w:rsidR="00F23AB1" w:rsidRPr="00720F43">
        <w:rPr>
          <w:rFonts w:ascii="Segoe UI" w:hAnsi="Segoe UI" w:cs="Segoe UI"/>
        </w:rPr>
        <w:t>solución</w:t>
      </w:r>
      <w:r w:rsidR="008E526B" w:rsidRPr="00720F43">
        <w:rPr>
          <w:rFonts w:ascii="Segoe UI" w:hAnsi="Segoe UI" w:cs="Segoe UI"/>
        </w:rPr>
        <w:t xml:space="preserve"> del problema</w:t>
      </w:r>
      <w:r w:rsidRPr="00720F43">
        <w:rPr>
          <w:rFonts w:ascii="Segoe UI" w:hAnsi="Segoe UI" w:cs="Segoe UI"/>
        </w:rPr>
        <w:t>.</w:t>
      </w:r>
    </w:p>
    <w:p w14:paraId="5103B46D" w14:textId="77777777" w:rsidR="00482F02" w:rsidRPr="00720F43" w:rsidRDefault="00482F02" w:rsidP="60950826">
      <w:pPr>
        <w:pStyle w:val="Prrafodelista"/>
        <w:numPr>
          <w:ilvl w:val="0"/>
          <w:numId w:val="4"/>
        </w:numPr>
        <w:spacing w:before="120" w:after="120" w:line="320" w:lineRule="exact"/>
        <w:ind w:left="426" w:hanging="284"/>
        <w:rPr>
          <w:rFonts w:ascii="Segoe UI" w:hAnsi="Segoe UI" w:cs="Segoe UI"/>
          <w:lang w:val="es-ES"/>
        </w:rPr>
      </w:pPr>
      <w:r w:rsidRPr="60950826">
        <w:rPr>
          <w:rFonts w:ascii="Segoe UI" w:hAnsi="Segoe UI" w:cs="Segoe UI"/>
          <w:lang w:val="es-ES"/>
        </w:rPr>
        <w:t>El objetivo del marco teórico es situar el problema de investigación dentro de un conjunto de conocimientos sólidos y confiables que permitan orientar la búsqueda y ofrezcan una conceptualización adecuada de los términos y definiciones que se van a utilizar.</w:t>
      </w:r>
    </w:p>
    <w:p w14:paraId="162DA2F3"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6FD10696"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w:t>
      </w:r>
      <w:r w:rsidR="00F23AB1" w:rsidRPr="00720F43">
        <w:rPr>
          <w:rFonts w:ascii="Segoe UI" w:hAnsi="Segoe UI" w:cs="Segoe UI"/>
        </w:rPr>
        <w:t>, utilice aquellas</w:t>
      </w:r>
      <w:r w:rsidRPr="00720F43">
        <w:rPr>
          <w:rFonts w:ascii="Segoe UI" w:hAnsi="Segoe UI" w:cs="Segoe UI"/>
        </w:rPr>
        <w:t xml:space="preserve"> que pertenezcan a: Organizaciones gubernativas y mundiales: ITU, ONU, Gobierno Central.</w:t>
      </w:r>
    </w:p>
    <w:p w14:paraId="40F69F2E" w14:textId="77777777" w:rsidR="00482F02" w:rsidRPr="00720F43" w:rsidRDefault="00482F02"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029A93DF" w14:textId="7C2169FB" w:rsidR="4792F1C5" w:rsidRDefault="4792F1C5" w:rsidP="3C236FD2">
      <w:pPr>
        <w:pStyle w:val="Prrafodelista"/>
        <w:numPr>
          <w:ilvl w:val="0"/>
          <w:numId w:val="4"/>
        </w:numPr>
        <w:spacing w:before="120" w:after="120" w:line="320" w:lineRule="exact"/>
        <w:ind w:left="426" w:hanging="284"/>
        <w:rPr>
          <w:rFonts w:ascii="Segoe UI" w:hAnsi="Segoe UI" w:cs="Segoe UI"/>
        </w:rPr>
      </w:pPr>
      <w:r w:rsidRPr="3C236FD2">
        <w:rPr>
          <w:rFonts w:ascii="Segoe UI" w:hAnsi="Segoe UI" w:cs="Segoe UI"/>
        </w:rPr>
        <w:t>Revise congresos, seminarios, etcétera.</w:t>
      </w:r>
    </w:p>
    <w:p w14:paraId="55C8F245" w14:textId="54B17112" w:rsidR="3C236FD2" w:rsidRDefault="3C236FD2"/>
    <w:p w14:paraId="574D6FD2" w14:textId="76E84CB6" w:rsidR="1796FCBC" w:rsidRDefault="1796FCBC" w:rsidP="3C236FD2">
      <w:pPr>
        <w:pStyle w:val="Ttulo3"/>
        <w:spacing w:before="281" w:after="281"/>
        <w:rPr>
          <w:rFonts w:eastAsia="Segoe UI" w:cs="Segoe UI"/>
          <w:szCs w:val="24"/>
        </w:rPr>
      </w:pPr>
      <w:r w:rsidRPr="3C236FD2">
        <w:rPr>
          <w:rFonts w:eastAsia="Segoe UI" w:cs="Segoe UI"/>
          <w:szCs w:val="24"/>
        </w:rPr>
        <w:t>Organización de la Información</w:t>
      </w:r>
    </w:p>
    <w:p w14:paraId="162B7055" w14:textId="29D3385E"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Temas y Subtemas</w:t>
      </w:r>
    </w:p>
    <w:p w14:paraId="23A8FBDC" w14:textId="78813230" w:rsidR="3C236FD2" w:rsidRDefault="3C236FD2" w:rsidP="3C236FD2">
      <w:pPr>
        <w:pStyle w:val="Prrafodelista"/>
        <w:spacing w:before="240" w:after="240"/>
        <w:ind w:left="928"/>
        <w:rPr>
          <w:rFonts w:ascii="Segoe UI" w:eastAsia="Segoe UI" w:hAnsi="Segoe UI" w:cs="Segoe UI"/>
          <w:b/>
          <w:bCs/>
          <w:lang w:val="es-CO"/>
        </w:rPr>
      </w:pPr>
    </w:p>
    <w:p w14:paraId="17D6B44E" w14:textId="246A1493"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Inteligencia Artificial (IA) en Educación</w:t>
      </w:r>
      <w:r w:rsidRPr="3C236FD2">
        <w:rPr>
          <w:rFonts w:ascii="Segoe UI" w:eastAsia="Segoe UI" w:hAnsi="Segoe UI" w:cs="Segoe UI"/>
          <w:lang w:val="es-CO"/>
        </w:rPr>
        <w:t xml:space="preserve"> </w:t>
      </w:r>
    </w:p>
    <w:p w14:paraId="565FF7A8" w14:textId="0AC5E1E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Definición y enfoques (machine learning, sistemas expertos).</w:t>
      </w:r>
    </w:p>
    <w:p w14:paraId="37FB5AC6" w14:textId="1846196F"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sistemas de tutoría.</w:t>
      </w:r>
    </w:p>
    <w:p w14:paraId="58744100" w14:textId="6DB47C0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Procesamiento de Lenguaje Natural (PLN)</w:t>
      </w:r>
      <w:r w:rsidRPr="3C236FD2">
        <w:rPr>
          <w:rFonts w:ascii="Segoe UI" w:eastAsia="Segoe UI" w:hAnsi="Segoe UI" w:cs="Segoe UI"/>
          <w:lang w:val="es-CO"/>
        </w:rPr>
        <w:t xml:space="preserve"> </w:t>
      </w:r>
    </w:p>
    <w:p w14:paraId="7993AF6C" w14:textId="09CD73E6"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Conceptos fundamentales del PLN.</w:t>
      </w:r>
    </w:p>
    <w:p w14:paraId="318561A1" w14:textId="4034DAE2"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Aplicaciones en la revisión de sintaxis y semántica del código.</w:t>
      </w:r>
    </w:p>
    <w:p w14:paraId="76D6E1AF" w14:textId="1692C87F"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lastRenderedPageBreak/>
        <w:t>Sistemas de Tutoría Inteligente</w:t>
      </w:r>
      <w:r w:rsidRPr="3C236FD2">
        <w:rPr>
          <w:rFonts w:ascii="Segoe UI" w:eastAsia="Segoe UI" w:hAnsi="Segoe UI" w:cs="Segoe UI"/>
          <w:lang w:val="es-CO"/>
        </w:rPr>
        <w:t xml:space="preserve"> </w:t>
      </w:r>
    </w:p>
    <w:p w14:paraId="7AF20A01" w14:textId="2941B530"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Características principales (interactividad, retroalimentación inmediata, adaptabilidad).</w:t>
      </w:r>
    </w:p>
    <w:p w14:paraId="1BEF0854" w14:textId="3D0C8177"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Ejemplos de implementación y estudios relevantes.</w:t>
      </w:r>
    </w:p>
    <w:p w14:paraId="63F4C702" w14:textId="4040721D"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Fundamentos Pedagógicos en la Enseñanza de Programación</w:t>
      </w:r>
      <w:r w:rsidRPr="3C236FD2">
        <w:rPr>
          <w:rFonts w:ascii="Segoe UI" w:eastAsia="Segoe UI" w:hAnsi="Segoe UI" w:cs="Segoe UI"/>
          <w:lang w:val="es-CO"/>
        </w:rPr>
        <w:t xml:space="preserve"> </w:t>
      </w:r>
    </w:p>
    <w:p w14:paraId="6139C3F8" w14:textId="03730848"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Teorías del constructivismo y andamiaje.</w:t>
      </w:r>
    </w:p>
    <w:p w14:paraId="64D1A8B6" w14:textId="75EFCB9A"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Metodologías adaptativas para enfrentar la curva de aprendizaje.</w:t>
      </w:r>
    </w:p>
    <w:p w14:paraId="68C0E0A6" w14:textId="73A319D4"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Integración Tecnológica en el Ámbito Universitario</w:t>
      </w:r>
      <w:r w:rsidRPr="3C236FD2">
        <w:rPr>
          <w:rFonts w:ascii="Segoe UI" w:eastAsia="Segoe UI" w:hAnsi="Segoe UI" w:cs="Segoe UI"/>
          <w:lang w:val="es-CO"/>
        </w:rPr>
        <w:t xml:space="preserve"> </w:t>
      </w:r>
    </w:p>
    <w:p w14:paraId="48CF4B7C" w14:textId="2E55BBDE"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Contexto tecnológico y educativo de la Universidad Icesi.</w:t>
      </w:r>
    </w:p>
    <w:p w14:paraId="799726E8" w14:textId="5C5DE1EB" w:rsidR="1796FCBC" w:rsidRDefault="1796FCBC" w:rsidP="3C236FD2">
      <w:pPr>
        <w:pStyle w:val="Prrafodelista"/>
        <w:numPr>
          <w:ilvl w:val="2"/>
          <w:numId w:val="21"/>
        </w:numPr>
        <w:rPr>
          <w:rFonts w:ascii="Segoe UI" w:eastAsia="Segoe UI" w:hAnsi="Segoe UI" w:cs="Segoe UI"/>
          <w:lang w:val="es-CO"/>
        </w:rPr>
      </w:pPr>
      <w:r w:rsidRPr="3C236FD2">
        <w:rPr>
          <w:rFonts w:ascii="Segoe UI" w:eastAsia="Segoe UI" w:hAnsi="Segoe UI" w:cs="Segoe UI"/>
          <w:lang w:val="es-CO"/>
        </w:rPr>
        <w:t>Impacto en la retención, el rendimiento académico y la formación de competencias tecnológicas.</w:t>
      </w:r>
    </w:p>
    <w:p w14:paraId="05C22DC4" w14:textId="358A6E08" w:rsidR="3C236FD2" w:rsidRDefault="3C236FD2" w:rsidP="3C236FD2">
      <w:pPr>
        <w:pStyle w:val="Prrafodelista"/>
        <w:ind w:left="2368"/>
        <w:rPr>
          <w:rFonts w:ascii="Segoe UI" w:eastAsia="Segoe UI" w:hAnsi="Segoe UI" w:cs="Segoe UI"/>
          <w:lang w:val="es-CO"/>
        </w:rPr>
      </w:pPr>
    </w:p>
    <w:p w14:paraId="223C2B63" w14:textId="6470AB40" w:rsidR="1796FCBC" w:rsidRDefault="1796FCBC" w:rsidP="3C236FD2">
      <w:pPr>
        <w:pStyle w:val="Prrafodelista"/>
        <w:numPr>
          <w:ilvl w:val="0"/>
          <w:numId w:val="21"/>
        </w:numPr>
        <w:spacing w:before="240" w:after="240"/>
        <w:rPr>
          <w:rFonts w:ascii="Segoe UI" w:eastAsia="Segoe UI" w:hAnsi="Segoe UI" w:cs="Segoe UI"/>
          <w:b/>
          <w:bCs/>
          <w:lang w:val="es-CO"/>
        </w:rPr>
      </w:pPr>
      <w:r w:rsidRPr="3C236FD2">
        <w:rPr>
          <w:rFonts w:ascii="Segoe UI" w:eastAsia="Segoe UI" w:hAnsi="Segoe UI" w:cs="Segoe UI"/>
          <w:b/>
          <w:bCs/>
          <w:lang w:val="es-CO"/>
        </w:rPr>
        <w:t>Jerarquía de Ideas</w:t>
      </w:r>
    </w:p>
    <w:p w14:paraId="19C827F6" w14:textId="24A43593" w:rsidR="3C236FD2" w:rsidRDefault="3C236FD2" w:rsidP="3C236FD2">
      <w:pPr>
        <w:pStyle w:val="Prrafodelista"/>
        <w:spacing w:before="240" w:after="240"/>
        <w:ind w:left="928"/>
        <w:rPr>
          <w:rFonts w:ascii="Segoe UI" w:eastAsia="Segoe UI" w:hAnsi="Segoe UI" w:cs="Segoe UI"/>
          <w:b/>
          <w:bCs/>
          <w:lang w:val="es-CO"/>
        </w:rPr>
      </w:pPr>
    </w:p>
    <w:p w14:paraId="4E468AAB" w14:textId="53A35679"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General:</w:t>
      </w:r>
      <w:r w:rsidRPr="3C236FD2">
        <w:rPr>
          <w:rFonts w:ascii="Segoe UI" w:eastAsia="Segoe UI" w:hAnsi="Segoe UI" w:cs="Segoe UI"/>
          <w:lang w:val="es-CO"/>
        </w:rPr>
        <w:t xml:space="preserve"> Contextualización del uso de la IA y el PLN en la educación.</w:t>
      </w:r>
    </w:p>
    <w:p w14:paraId="4714D8A8" w14:textId="6C083ADC"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Intermedio:</w:t>
      </w:r>
      <w:r w:rsidRPr="3C236FD2">
        <w:rPr>
          <w:rFonts w:ascii="Segoe UI" w:eastAsia="Segoe UI" w:hAnsi="Segoe UI" w:cs="Segoe UI"/>
          <w:lang w:val="es-CO"/>
        </w:rPr>
        <w:t xml:space="preserve"> Exploración de cómo estas tecnologías se aplican específicamente en sistemas de tutoría inteligente y en el proceso de enseñanza de la programación.</w:t>
      </w:r>
    </w:p>
    <w:p w14:paraId="63343070" w14:textId="33930AFE" w:rsidR="1796FCBC" w:rsidRDefault="1796FCBC" w:rsidP="3C236FD2">
      <w:pPr>
        <w:pStyle w:val="Prrafodelista"/>
        <w:numPr>
          <w:ilvl w:val="1"/>
          <w:numId w:val="21"/>
        </w:numPr>
        <w:rPr>
          <w:rFonts w:ascii="Segoe UI" w:eastAsia="Segoe UI" w:hAnsi="Segoe UI" w:cs="Segoe UI"/>
          <w:lang w:val="es-CO"/>
        </w:rPr>
      </w:pPr>
      <w:r w:rsidRPr="3C236FD2">
        <w:rPr>
          <w:rFonts w:ascii="Segoe UI" w:eastAsia="Segoe UI" w:hAnsi="Segoe UI" w:cs="Segoe UI"/>
          <w:b/>
          <w:bCs/>
          <w:lang w:val="es-CO"/>
        </w:rPr>
        <w:t>Nivel Específico:</w:t>
      </w:r>
      <w:r w:rsidRPr="3C236FD2">
        <w:rPr>
          <w:rFonts w:ascii="Segoe UI" w:eastAsia="Segoe UI" w:hAnsi="Segoe UI" w:cs="Segoe UI"/>
          <w:lang w:val="es-CO"/>
        </w:rPr>
        <w:t xml:space="preserve"> Análisis detallado de la relevancia de cada concepto, la relación entre ellos y su aplicación en el entorno académico de la Universidad Icesi.</w:t>
      </w:r>
    </w:p>
    <w:p w14:paraId="0B5EF868" w14:textId="7EE1A993" w:rsidR="3C236FD2" w:rsidRDefault="3C236FD2" w:rsidP="3C236FD2">
      <w:pPr>
        <w:pStyle w:val="Prrafodelista"/>
        <w:ind w:left="1648"/>
        <w:rPr>
          <w:rFonts w:ascii="Segoe UI" w:eastAsia="Segoe UI" w:hAnsi="Segoe UI" w:cs="Segoe UI"/>
          <w:lang w:val="es-CO"/>
        </w:rPr>
      </w:pPr>
    </w:p>
    <w:p w14:paraId="38E313F2" w14:textId="00876328"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Definición de Conceptos</w:t>
      </w:r>
    </w:p>
    <w:p w14:paraId="1051F7B7" w14:textId="0E9CCC3A" w:rsidR="3C236FD2" w:rsidRDefault="3C236FD2" w:rsidP="3C236FD2">
      <w:pPr>
        <w:pStyle w:val="Prrafodelista"/>
        <w:spacing w:before="240" w:after="240"/>
        <w:ind w:left="928"/>
        <w:rPr>
          <w:rFonts w:ascii="Segoe UI" w:eastAsia="Segoe UI" w:hAnsi="Segoe UI" w:cs="Segoe UI"/>
          <w:b/>
          <w:bCs/>
          <w:lang w:val="es-CO"/>
        </w:rPr>
      </w:pPr>
    </w:p>
    <w:p w14:paraId="74344012" w14:textId="31011486"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Inteligencia Artificial:</w:t>
      </w:r>
      <w:r w:rsidRPr="3C236FD2">
        <w:rPr>
          <w:rFonts w:ascii="Segoe UI" w:eastAsia="Segoe UI" w:hAnsi="Segoe UI" w:cs="Segoe UI"/>
          <w:lang w:val="es-CO"/>
        </w:rPr>
        <w:t xml:space="preserve"> Tecnología que permite a los sistemas aprender y adaptarse a partir de datos e interacciones. Se utiliza para mejorar la personalización y la eficiencia en la educación.</w:t>
      </w:r>
    </w:p>
    <w:p w14:paraId="79AA29C0" w14:textId="623EE253"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Procesamiento de Lenguaje Natural:</w:t>
      </w:r>
      <w:r w:rsidRPr="3C236FD2">
        <w:rPr>
          <w:rFonts w:ascii="Segoe UI" w:eastAsia="Segoe UI" w:hAnsi="Segoe UI" w:cs="Segoe UI"/>
          <w:lang w:val="es-CO"/>
        </w:rPr>
        <w:t xml:space="preserve"> Rama de la IA enfocada en la interacción entre las computadoras y el lenguaje humano, fundamental para el análisis sintáctico y semántico en entornos de tutoría.</w:t>
      </w:r>
    </w:p>
    <w:p w14:paraId="516B14D0" w14:textId="598A108A"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Plataformas que proporcionan retroalimentación inmediata y adaptativa a los estudiantes, basadas en análisis de datos y modelos de aprendizaje automático.</w:t>
      </w:r>
    </w:p>
    <w:p w14:paraId="528AAA0E" w14:textId="0F93AD9D"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 y Andamiaje:</w:t>
      </w:r>
      <w:r w:rsidRPr="3C236FD2">
        <w:rPr>
          <w:rFonts w:ascii="Segoe UI" w:eastAsia="Segoe UI" w:hAnsi="Segoe UI" w:cs="Segoe UI"/>
          <w:lang w:val="es-CO"/>
        </w:rPr>
        <w:t xml:space="preserve"> Teorías pedagógicas que enfatizan la construcción activa del conocimiento a través de la experiencia y la guía progresiva.</w:t>
      </w:r>
    </w:p>
    <w:p w14:paraId="2F780E1E" w14:textId="77777777" w:rsidR="00E17E0D" w:rsidRDefault="00E17E0D" w:rsidP="00E17E0D">
      <w:pPr>
        <w:pStyle w:val="Prrafodelista"/>
        <w:ind w:left="1648" w:firstLine="0"/>
        <w:rPr>
          <w:rFonts w:ascii="Segoe UI" w:eastAsia="Segoe UI" w:hAnsi="Segoe UI" w:cs="Segoe UI"/>
          <w:lang w:val="es-CO"/>
        </w:rPr>
      </w:pPr>
    </w:p>
    <w:p w14:paraId="0457D1E3" w14:textId="26BBCE4A"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Relación entre Conceptos</w:t>
      </w:r>
    </w:p>
    <w:p w14:paraId="222F7FFD" w14:textId="6B4A98B4" w:rsidR="3C236FD2" w:rsidRDefault="3C236FD2" w:rsidP="3C236FD2">
      <w:pPr>
        <w:pStyle w:val="Prrafodelista"/>
        <w:spacing w:before="240" w:after="240"/>
        <w:ind w:left="928"/>
        <w:rPr>
          <w:rFonts w:ascii="Segoe UI" w:eastAsia="Segoe UI" w:hAnsi="Segoe UI" w:cs="Segoe UI"/>
          <w:b/>
          <w:bCs/>
          <w:lang w:val="es-CO"/>
        </w:rPr>
      </w:pPr>
    </w:p>
    <w:p w14:paraId="53A27BC3" w14:textId="27848CE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lastRenderedPageBreak/>
        <w:t xml:space="preserve">La </w:t>
      </w:r>
      <w:r w:rsidRPr="3C236FD2">
        <w:rPr>
          <w:rFonts w:ascii="Segoe UI" w:eastAsia="Segoe UI" w:hAnsi="Segoe UI" w:cs="Segoe UI"/>
          <w:b/>
          <w:bCs/>
          <w:lang w:val="es-CO"/>
        </w:rPr>
        <w:t>IA</w:t>
      </w:r>
      <w:r w:rsidRPr="3C236FD2">
        <w:rPr>
          <w:rFonts w:ascii="Segoe UI" w:eastAsia="Segoe UI" w:hAnsi="Segoe UI" w:cs="Segoe UI"/>
          <w:lang w:val="es-CO"/>
        </w:rPr>
        <w:t xml:space="preserve"> y el </w:t>
      </w:r>
      <w:r w:rsidRPr="3C236FD2">
        <w:rPr>
          <w:rFonts w:ascii="Segoe UI" w:eastAsia="Segoe UI" w:hAnsi="Segoe UI" w:cs="Segoe UI"/>
          <w:b/>
          <w:bCs/>
          <w:lang w:val="es-CO"/>
        </w:rPr>
        <w:t>PLN</w:t>
      </w:r>
      <w:r w:rsidRPr="3C236FD2">
        <w:rPr>
          <w:rFonts w:ascii="Segoe UI" w:eastAsia="Segoe UI" w:hAnsi="Segoe UI" w:cs="Segoe UI"/>
          <w:lang w:val="es-CO"/>
        </w:rPr>
        <w:t xml:space="preserve"> se combinan para crear sistemas capaces de comprender y responder a las necesidades específicas de cada estudiante, facilitando la detección y corrección de errores en tiempo real.</w:t>
      </w:r>
    </w:p>
    <w:p w14:paraId="2A4901F7" w14:textId="3E29896C"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Los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se apoyan en estos conceptos tecnológicos para ofrecer una experiencia educativa personalizada, que se alinea con teorías pedagógicas como el </w:t>
      </w:r>
      <w:r w:rsidRPr="3C236FD2">
        <w:rPr>
          <w:rFonts w:ascii="Segoe UI" w:eastAsia="Segoe UI" w:hAnsi="Segoe UI" w:cs="Segoe UI"/>
          <w:b/>
          <w:bCs/>
          <w:lang w:val="es-CO"/>
        </w:rPr>
        <w:t>constructivismo</w:t>
      </w:r>
      <w:r w:rsidRPr="3C236FD2">
        <w:rPr>
          <w:rFonts w:ascii="Segoe UI" w:eastAsia="Segoe UI" w:hAnsi="Segoe UI" w:cs="Segoe UI"/>
          <w:lang w:val="es-CO"/>
        </w:rPr>
        <w:t xml:space="preserve"> y el </w:t>
      </w:r>
      <w:r w:rsidRPr="3C236FD2">
        <w:rPr>
          <w:rFonts w:ascii="Segoe UI" w:eastAsia="Segoe UI" w:hAnsi="Segoe UI" w:cs="Segoe UI"/>
          <w:b/>
          <w:bCs/>
          <w:lang w:val="es-CO"/>
        </w:rPr>
        <w:t>andamiaje</w:t>
      </w:r>
      <w:r w:rsidRPr="3C236FD2">
        <w:rPr>
          <w:rFonts w:ascii="Segoe UI" w:eastAsia="Segoe UI" w:hAnsi="Segoe UI" w:cs="Segoe UI"/>
          <w:lang w:val="es-CO"/>
        </w:rPr>
        <w:t>.</w:t>
      </w:r>
    </w:p>
    <w:p w14:paraId="50771685" w14:textId="27063390"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La </w:t>
      </w:r>
      <w:r w:rsidRPr="3C236FD2">
        <w:rPr>
          <w:rFonts w:ascii="Segoe UI" w:eastAsia="Segoe UI" w:hAnsi="Segoe UI" w:cs="Segoe UI"/>
          <w:b/>
          <w:bCs/>
          <w:lang w:val="es-CO"/>
        </w:rPr>
        <w:t>integración tecnológica</w:t>
      </w:r>
      <w:r w:rsidRPr="3C236FD2">
        <w:rPr>
          <w:rFonts w:ascii="Segoe UI" w:eastAsia="Segoe UI" w:hAnsi="Segoe UI" w:cs="Segoe UI"/>
          <w:lang w:val="es-CO"/>
        </w:rPr>
        <w:t xml:space="preserve"> en entornos educativos, como el de la Universidad Icesi, refuerza la implementación de estos sistemas, mejorando la interacción entre docentes y estudiantes y elevando el rendimiento académico.</w:t>
      </w:r>
    </w:p>
    <w:p w14:paraId="3DE16DE2" w14:textId="09E93A89" w:rsidR="3C236FD2" w:rsidRDefault="3C236FD2" w:rsidP="3C236FD2">
      <w:pPr>
        <w:pStyle w:val="Prrafodelista"/>
        <w:ind w:left="1648"/>
        <w:rPr>
          <w:rFonts w:ascii="Segoe UI" w:eastAsia="Segoe UI" w:hAnsi="Segoe UI" w:cs="Segoe UI"/>
          <w:lang w:val="es-CO"/>
        </w:rPr>
      </w:pPr>
    </w:p>
    <w:p w14:paraId="21D647DF" w14:textId="2A68736E"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Teorías Relevantes</w:t>
      </w:r>
    </w:p>
    <w:p w14:paraId="64DE2BD5" w14:textId="39B853BD" w:rsidR="3C236FD2" w:rsidRDefault="3C236FD2" w:rsidP="3C236FD2">
      <w:pPr>
        <w:pStyle w:val="Prrafodelista"/>
        <w:spacing w:before="240" w:after="240"/>
        <w:ind w:left="928"/>
        <w:rPr>
          <w:rFonts w:ascii="Segoe UI" w:eastAsia="Segoe UI" w:hAnsi="Segoe UI" w:cs="Segoe UI"/>
          <w:b/>
          <w:bCs/>
          <w:lang w:val="es-CO"/>
        </w:rPr>
      </w:pPr>
    </w:p>
    <w:p w14:paraId="3BEDA909" w14:textId="7979AB35"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Constructivismo:</w:t>
      </w:r>
      <w:r w:rsidRPr="3C236FD2">
        <w:rPr>
          <w:rFonts w:ascii="Segoe UI" w:eastAsia="Segoe UI" w:hAnsi="Segoe UI" w:cs="Segoe UI"/>
          <w:lang w:val="es-CO"/>
        </w:rPr>
        <w:t xml:space="preserve"> Postula que el aprendizaje se construye activamente a través de la experiencia. El tutor inteligente fomenta la construcción del conocimiento mediante la resolución de problemas y la retroalimentación contextualizada.</w:t>
      </w:r>
    </w:p>
    <w:p w14:paraId="1CF4482C" w14:textId="1BFE66A4"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Teoría del Andamiaje:</w:t>
      </w:r>
      <w:r w:rsidRPr="3C236FD2">
        <w:rPr>
          <w:rFonts w:ascii="Segoe UI" w:eastAsia="Segoe UI" w:hAnsi="Segoe UI" w:cs="Segoe UI"/>
          <w:lang w:val="es-CO"/>
        </w:rPr>
        <w:t xml:space="preserve"> Basada en la idea de que el aprendizaje se facilita con una guía progresiva, permitiendo al estudiante abordar desafíos graduales que están inicialmente fuera de su zona de confort.</w:t>
      </w:r>
    </w:p>
    <w:p w14:paraId="6ACC1B86" w14:textId="207A9B39"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b/>
          <w:bCs/>
          <w:lang w:val="es-CO"/>
        </w:rPr>
        <w:t>Enfoques de Aprendizaje Automático y Sistemas Expertos:</w:t>
      </w:r>
      <w:r w:rsidRPr="3C236FD2">
        <w:rPr>
          <w:rFonts w:ascii="Segoe UI" w:eastAsia="Segoe UI" w:hAnsi="Segoe UI" w:cs="Segoe UI"/>
          <w:lang w:val="es-CO"/>
        </w:rPr>
        <w:t xml:space="preserve"> Estas teorías respaldan el desarrollo de herramientas que adaptan sus respuestas y estrategias de enseñanza en función de la evolución del desempeño del estudiante.</w:t>
      </w:r>
    </w:p>
    <w:p w14:paraId="79EFC603" w14:textId="51040EFD" w:rsidR="3C236FD2" w:rsidRDefault="3C236FD2" w:rsidP="3C236FD2">
      <w:pPr>
        <w:pStyle w:val="Prrafodelista"/>
        <w:ind w:left="1648"/>
        <w:rPr>
          <w:rFonts w:ascii="Segoe UI" w:eastAsia="Segoe UI" w:hAnsi="Segoe UI" w:cs="Segoe UI"/>
          <w:lang w:val="es-CO"/>
        </w:rPr>
      </w:pPr>
    </w:p>
    <w:p w14:paraId="7BCE1424" w14:textId="789758B6" w:rsidR="1796FCBC" w:rsidRDefault="1796FCBC" w:rsidP="3C236FD2">
      <w:pPr>
        <w:pStyle w:val="Prrafodelista"/>
        <w:numPr>
          <w:ilvl w:val="0"/>
          <w:numId w:val="20"/>
        </w:numPr>
        <w:spacing w:before="240" w:after="240"/>
        <w:rPr>
          <w:rFonts w:ascii="Segoe UI" w:eastAsia="Segoe UI" w:hAnsi="Segoe UI" w:cs="Segoe UI"/>
          <w:b/>
          <w:bCs/>
          <w:lang w:val="es-CO"/>
        </w:rPr>
      </w:pPr>
      <w:r w:rsidRPr="3C236FD2">
        <w:rPr>
          <w:rFonts w:ascii="Segoe UI" w:eastAsia="Segoe UI" w:hAnsi="Segoe UI" w:cs="Segoe UI"/>
          <w:b/>
          <w:bCs/>
          <w:lang w:val="es-CO"/>
        </w:rPr>
        <w:t>Antecedentes del Estudio</w:t>
      </w:r>
    </w:p>
    <w:p w14:paraId="7AD0157B" w14:textId="0EC72C4B" w:rsidR="3C236FD2" w:rsidRDefault="3C236FD2" w:rsidP="3C236FD2">
      <w:pPr>
        <w:pStyle w:val="Prrafodelista"/>
        <w:spacing w:before="240" w:after="240"/>
        <w:ind w:left="928"/>
        <w:rPr>
          <w:rFonts w:ascii="Segoe UI" w:eastAsia="Segoe UI" w:hAnsi="Segoe UI" w:cs="Segoe UI"/>
          <w:b/>
          <w:bCs/>
          <w:lang w:val="es-CO"/>
        </w:rPr>
      </w:pPr>
    </w:p>
    <w:p w14:paraId="7D2C9703" w14:textId="09F54204" w:rsidR="1796FCBC" w:rsidRDefault="1796FCBC" w:rsidP="3C236FD2">
      <w:pPr>
        <w:pStyle w:val="Prrafodelista"/>
        <w:numPr>
          <w:ilvl w:val="1"/>
          <w:numId w:val="20"/>
        </w:numPr>
        <w:rPr>
          <w:rFonts w:ascii="Segoe UI" w:eastAsia="Segoe UI" w:hAnsi="Segoe UI" w:cs="Segoe UI"/>
          <w:lang w:val="es-CO"/>
        </w:rPr>
      </w:pPr>
      <w:commentRangeStart w:id="126"/>
      <w:r w:rsidRPr="3C236FD2">
        <w:rPr>
          <w:rFonts w:ascii="Segoe UI" w:eastAsia="Segoe UI" w:hAnsi="Segoe UI" w:cs="Segoe UI"/>
          <w:lang w:val="es-CO"/>
        </w:rPr>
        <w:t xml:space="preserve">Diversos estudios han evidenciado la eficacia de la </w:t>
      </w:r>
      <w:r w:rsidRPr="3C236FD2">
        <w:rPr>
          <w:rFonts w:ascii="Segoe UI" w:eastAsia="Segoe UI" w:hAnsi="Segoe UI" w:cs="Segoe UI"/>
          <w:b/>
          <w:bCs/>
          <w:lang w:val="es-CO"/>
        </w:rPr>
        <w:t>IA en la educación</w:t>
      </w:r>
      <w:r w:rsidRPr="3C236FD2">
        <w:rPr>
          <w:rFonts w:ascii="Segoe UI" w:eastAsia="Segoe UI" w:hAnsi="Segoe UI" w:cs="Segoe UI"/>
          <w:lang w:val="es-CO"/>
        </w:rPr>
        <w:t>, demostrando que la personalización y la retroalimentación inmediata pueden aumentar la motivación y mejorar el rendimiento académico.</w:t>
      </w:r>
    </w:p>
    <w:p w14:paraId="70E83592" w14:textId="0C496EBE"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Investigaciones en </w:t>
      </w:r>
      <w:r w:rsidRPr="3C236FD2">
        <w:rPr>
          <w:rFonts w:ascii="Segoe UI" w:eastAsia="Segoe UI" w:hAnsi="Segoe UI" w:cs="Segoe UI"/>
          <w:b/>
          <w:bCs/>
          <w:lang w:val="es-CO"/>
        </w:rPr>
        <w:t>sistemas de tutoría inteligente</w:t>
      </w:r>
      <w:r w:rsidRPr="3C236FD2">
        <w:rPr>
          <w:rFonts w:ascii="Segoe UI" w:eastAsia="Segoe UI" w:hAnsi="Segoe UI" w:cs="Segoe UI"/>
          <w:lang w:val="es-CO"/>
        </w:rPr>
        <w:t xml:space="preserve"> han documentado mejoras en la retención de conocimientos y en la disminución de la curva de aprendizaje en áreas complejas como la programación.</w:t>
      </w:r>
    </w:p>
    <w:p w14:paraId="514DD6DC" w14:textId="7E26AEED" w:rsidR="1796FCBC" w:rsidRDefault="1796FCBC" w:rsidP="3C236FD2">
      <w:pPr>
        <w:pStyle w:val="Prrafodelista"/>
        <w:numPr>
          <w:ilvl w:val="1"/>
          <w:numId w:val="20"/>
        </w:numPr>
        <w:rPr>
          <w:rFonts w:ascii="Segoe UI" w:eastAsia="Segoe UI" w:hAnsi="Segoe UI" w:cs="Segoe UI"/>
          <w:lang w:val="es-CO"/>
        </w:rPr>
      </w:pPr>
      <w:r w:rsidRPr="3C236FD2">
        <w:rPr>
          <w:rFonts w:ascii="Segoe UI" w:eastAsia="Segoe UI" w:hAnsi="Segoe UI" w:cs="Segoe UI"/>
          <w:lang w:val="es-CO"/>
        </w:rPr>
        <w:t xml:space="preserve">Estudios previos en </w:t>
      </w:r>
      <w:r w:rsidRPr="3C236FD2">
        <w:rPr>
          <w:rFonts w:ascii="Segoe UI" w:eastAsia="Segoe UI" w:hAnsi="Segoe UI" w:cs="Segoe UI"/>
          <w:b/>
          <w:bCs/>
          <w:lang w:val="es-CO"/>
        </w:rPr>
        <w:t>educación tecnológica</w:t>
      </w:r>
      <w:r w:rsidRPr="3C236FD2">
        <w:rPr>
          <w:rFonts w:ascii="Segoe UI" w:eastAsia="Segoe UI" w:hAnsi="Segoe UI" w:cs="Segoe UI"/>
          <w:lang w:val="es-CO"/>
        </w:rPr>
        <w:t xml:space="preserve"> y publicaciones indexadas en revistas de IEEE y ACM proporcionan un marco teórico robusto que respalda la aplicación de estas tecnologías en contextos educativos similares al de la Universidad Icesi.</w:t>
      </w:r>
      <w:commentRangeEnd w:id="126"/>
      <w:r w:rsidR="00E17E0D">
        <w:rPr>
          <w:rStyle w:val="Refdecomentario"/>
          <w:lang w:val="en-US" w:eastAsia="en-US"/>
        </w:rPr>
        <w:commentReference w:id="126"/>
      </w:r>
    </w:p>
    <w:p w14:paraId="3D08CE28" w14:textId="77777777" w:rsidR="00482F02" w:rsidRPr="00720F43" w:rsidRDefault="00482F02" w:rsidP="00B761BA">
      <w:pPr>
        <w:rPr>
          <w:rFonts w:cs="Segoe UI"/>
        </w:rPr>
      </w:pPr>
    </w:p>
    <w:p w14:paraId="5A28CE03" w14:textId="23725D75" w:rsidR="0079771B" w:rsidRPr="00720F43" w:rsidRDefault="0079771B" w:rsidP="0079771B">
      <w:pPr>
        <w:spacing w:after="0" w:line="360" w:lineRule="auto"/>
        <w:rPr>
          <w:rFonts w:cs="Segoe UI"/>
          <w:b/>
          <w:szCs w:val="24"/>
        </w:rPr>
      </w:pPr>
      <w:r w:rsidRPr="00673165">
        <w:rPr>
          <w:rFonts w:cs="Segoe UI"/>
          <w:b/>
          <w:szCs w:val="24"/>
          <w:highlight w:val="yellow"/>
        </w:rPr>
        <w:t xml:space="preserve">Extensión máxima: </w:t>
      </w:r>
      <w:r w:rsidR="00673165">
        <w:rPr>
          <w:rFonts w:cs="Segoe UI"/>
          <w:b/>
          <w:szCs w:val="24"/>
          <w:highlight w:val="yellow"/>
        </w:rPr>
        <w:t>3</w:t>
      </w:r>
      <w:r w:rsidRPr="00673165">
        <w:rPr>
          <w:rFonts w:cs="Segoe UI"/>
          <w:b/>
          <w:szCs w:val="24"/>
          <w:highlight w:val="yellow"/>
        </w:rPr>
        <w:t xml:space="preserve"> páginas</w:t>
      </w:r>
    </w:p>
    <w:p w14:paraId="6A7428C5" w14:textId="77777777" w:rsidR="0079771B" w:rsidRPr="00720F43" w:rsidRDefault="0079771B" w:rsidP="00B761BA">
      <w:pPr>
        <w:rPr>
          <w:rFonts w:cs="Segoe UI"/>
        </w:rPr>
      </w:pPr>
    </w:p>
    <w:p w14:paraId="22664925" w14:textId="77777777" w:rsidR="00673165" w:rsidRDefault="00673165">
      <w:pPr>
        <w:spacing w:before="0" w:after="200" w:line="276" w:lineRule="auto"/>
        <w:ind w:firstLine="0"/>
        <w:jc w:val="left"/>
        <w:rPr>
          <w:rFonts w:eastAsiaTheme="majorEastAsia" w:cs="Segoe UI"/>
          <w:b/>
          <w:bCs/>
          <w:sz w:val="28"/>
          <w:szCs w:val="26"/>
        </w:rPr>
      </w:pPr>
      <w:bookmarkStart w:id="127" w:name="_Toc397444437"/>
      <w:r>
        <w:rPr>
          <w:rFonts w:cs="Segoe UI"/>
        </w:rPr>
        <w:lastRenderedPageBreak/>
        <w:br w:type="page"/>
      </w:r>
    </w:p>
    <w:p w14:paraId="6CF433EE" w14:textId="3F7C661D" w:rsidR="0079771B" w:rsidRPr="00720F43" w:rsidRDefault="0079771B" w:rsidP="00A67042">
      <w:pPr>
        <w:pStyle w:val="Ttulo2"/>
        <w:rPr>
          <w:rFonts w:cs="Segoe UI"/>
        </w:rPr>
      </w:pPr>
      <w:r w:rsidRPr="00720F43">
        <w:rPr>
          <w:rFonts w:cs="Segoe UI"/>
        </w:rPr>
        <w:lastRenderedPageBreak/>
        <w:t>Estado del arte</w:t>
      </w:r>
      <w:bookmarkEnd w:id="127"/>
    </w:p>
    <w:p w14:paraId="64066C5E" w14:textId="2BC958E2" w:rsidR="00FA3ECA" w:rsidRPr="00720F43" w:rsidRDefault="00FA3ECA" w:rsidP="00107F9F">
      <w:pPr>
        <w:ind w:firstLine="426"/>
        <w:rPr>
          <w:rFonts w:cs="Segoe UI"/>
        </w:rPr>
      </w:pPr>
      <w:r w:rsidRPr="00720F43">
        <w:rPr>
          <w:rFonts w:cs="Segoe UI"/>
        </w:rPr>
        <w:t xml:space="preserve">Es una investigación documental que tiene como objetivo revisar y analizar el </w:t>
      </w:r>
      <w:r w:rsidRPr="00720F43">
        <w:rPr>
          <w:rFonts w:cs="Segoe UI"/>
          <w:b/>
        </w:rPr>
        <w:t>conocimiento acumulado alrededor del problema</w:t>
      </w:r>
      <w:r w:rsidR="001B6446" w:rsidRPr="00720F43">
        <w:rPr>
          <w:rFonts w:cs="Segoe UI"/>
        </w:rPr>
        <w:t>,</w:t>
      </w:r>
      <w:r w:rsidRPr="00720F43">
        <w:rPr>
          <w:rFonts w:cs="Segoe UI"/>
        </w:rPr>
        <w:t xml:space="preserve"> y evidenciar cuál es el estado actual de la solución a un problema. </w:t>
      </w:r>
    </w:p>
    <w:p w14:paraId="0D35CE7F" w14:textId="6808012A" w:rsidR="00FA3ECA" w:rsidRPr="00720F43" w:rsidRDefault="00FA3ECA" w:rsidP="00FA3ECA">
      <w:pPr>
        <w:rPr>
          <w:rFonts w:cs="Segoe UI"/>
          <w:color w:val="000000"/>
        </w:rPr>
      </w:pPr>
      <w:r w:rsidRPr="00720F43">
        <w:rPr>
          <w:rFonts w:cs="Segoe UI"/>
          <w:color w:val="000000"/>
        </w:rPr>
        <w:t>El estado del arte, permite al investigador a partir de una compresión crítica de la documentación encontrada, conocer la forma como ha sido tratado el problema y su solución, y determinar el avance que se ha logrado en el momento de realizar la investigación.</w:t>
      </w:r>
    </w:p>
    <w:p w14:paraId="643F97C1" w14:textId="77777777" w:rsidR="00FA3ECA" w:rsidRPr="00720F43" w:rsidRDefault="00FA3ECA" w:rsidP="00FA3ECA">
      <w:pPr>
        <w:rPr>
          <w:rFonts w:cs="Segoe UI"/>
          <w:color w:val="000000"/>
        </w:rPr>
      </w:pPr>
      <w:r w:rsidRPr="00720F43">
        <w:rPr>
          <w:rFonts w:cs="Segoe UI"/>
          <w:color w:val="000000"/>
        </w:rPr>
        <w:t xml:space="preserve">El investigador empieza a preguntarse </w:t>
      </w:r>
      <w:r w:rsidRPr="00720F43">
        <w:rPr>
          <w:rFonts w:cs="Segoe UI"/>
          <w:b/>
          <w:color w:val="000000"/>
        </w:rPr>
        <w:t>¿Cómo se ha resuelto el problema?, ¿Qué aspectos técnicos, económicos, culturales, normativos, estándares, se han tenido en cuenta?</w:t>
      </w:r>
    </w:p>
    <w:p w14:paraId="6F7935C8" w14:textId="76FF31E4" w:rsidR="0079771B" w:rsidRPr="00720F43" w:rsidRDefault="0079771B" w:rsidP="000F15F7">
      <w:pPr>
        <w:rPr>
          <w:rFonts w:cs="Segoe UI"/>
        </w:rPr>
      </w:pPr>
      <w:r w:rsidRPr="00720F43">
        <w:rPr>
          <w:rFonts w:cs="Segoe UI"/>
        </w:rPr>
        <w:t>En esta sección</w:t>
      </w:r>
      <w:r w:rsidR="009338F7" w:rsidRPr="00720F43">
        <w:rPr>
          <w:rFonts w:cs="Segoe UI"/>
        </w:rPr>
        <w:t>,</w:t>
      </w:r>
      <w:r w:rsidRPr="00720F43">
        <w:rPr>
          <w:rFonts w:cs="Segoe UI"/>
        </w:rPr>
        <w:t xml:space="preserve"> </w:t>
      </w:r>
      <w:r w:rsidR="00661B5A" w:rsidRPr="00720F43">
        <w:rPr>
          <w:rFonts w:cs="Segoe UI"/>
        </w:rPr>
        <w:t>se identifican</w:t>
      </w:r>
      <w:r w:rsidRPr="00720F43">
        <w:rPr>
          <w:rFonts w:cs="Segoe UI"/>
        </w:rPr>
        <w:t xml:space="preserve">, </w:t>
      </w:r>
      <w:r w:rsidRPr="00720F43">
        <w:rPr>
          <w:rFonts w:cs="Segoe UI"/>
          <w:b/>
        </w:rPr>
        <w:t>caracteriz</w:t>
      </w:r>
      <w:r w:rsidR="00661B5A" w:rsidRPr="00720F43">
        <w:rPr>
          <w:rFonts w:cs="Segoe UI"/>
          <w:b/>
        </w:rPr>
        <w:t>an</w:t>
      </w:r>
      <w:r w:rsidRPr="00720F43">
        <w:rPr>
          <w:rFonts w:cs="Segoe UI"/>
          <w:b/>
        </w:rPr>
        <w:t xml:space="preserve"> y analiz</w:t>
      </w:r>
      <w:r w:rsidR="00661B5A" w:rsidRPr="00720F43">
        <w:rPr>
          <w:rFonts w:cs="Segoe UI"/>
          <w:b/>
        </w:rPr>
        <w:t>an</w:t>
      </w:r>
      <w:r w:rsidRPr="00720F43">
        <w:rPr>
          <w:rFonts w:cs="Segoe UI"/>
          <w:b/>
        </w:rPr>
        <w:t xml:space="preserve"> </w:t>
      </w:r>
      <w:r w:rsidR="00C31EED">
        <w:rPr>
          <w:rFonts w:cs="Segoe UI"/>
          <w:b/>
        </w:rPr>
        <w:t>diferentes</w:t>
      </w:r>
      <w:r w:rsidR="007D6CDE" w:rsidRPr="00720F43">
        <w:rPr>
          <w:rFonts w:cs="Segoe UI"/>
          <w:b/>
        </w:rPr>
        <w:t xml:space="preserve"> </w:t>
      </w:r>
      <w:r w:rsidRPr="00720F43">
        <w:rPr>
          <w:rFonts w:cs="Segoe UI"/>
          <w:b/>
        </w:rPr>
        <w:t>alternativas de solución</w:t>
      </w:r>
      <w:r w:rsidR="009338F7" w:rsidRPr="00720F43">
        <w:rPr>
          <w:rFonts w:cs="Segoe UI"/>
          <w:b/>
        </w:rPr>
        <w:t>,</w:t>
      </w:r>
      <w:r w:rsidRPr="00720F43">
        <w:rPr>
          <w:rFonts w:cs="Segoe UI"/>
          <w:b/>
        </w:rPr>
        <w:t xml:space="preserve"> propuestas previamente por otros investigadores</w:t>
      </w:r>
      <w:r w:rsidR="00661B5A" w:rsidRPr="00720F43">
        <w:rPr>
          <w:rFonts w:cs="Segoe UI"/>
          <w:b/>
        </w:rPr>
        <w:t xml:space="preserve"> o ingenieros</w:t>
      </w:r>
      <w:r w:rsidR="007D6CDE" w:rsidRPr="00720F43">
        <w:rPr>
          <w:rFonts w:cs="Segoe UI"/>
          <w:b/>
        </w:rPr>
        <w:t>.</w:t>
      </w:r>
      <w:r w:rsidR="009665AC" w:rsidRPr="00720F43">
        <w:rPr>
          <w:rFonts w:cs="Segoe UI"/>
          <w:b/>
        </w:rPr>
        <w:t xml:space="preserve"> </w:t>
      </w:r>
      <w:r w:rsidR="00661B5A" w:rsidRPr="00720F43">
        <w:rPr>
          <w:rFonts w:cs="Segoe UI"/>
        </w:rPr>
        <w:t>Para esto</w:t>
      </w:r>
      <w:r w:rsidR="009338F7" w:rsidRPr="00720F43">
        <w:rPr>
          <w:rFonts w:cs="Segoe UI"/>
        </w:rPr>
        <w:t>,</w:t>
      </w:r>
      <w:r w:rsidR="00661B5A" w:rsidRPr="00720F43">
        <w:rPr>
          <w:rFonts w:cs="Segoe UI"/>
        </w:rPr>
        <w:t xml:space="preserve"> el estudiante</w:t>
      </w:r>
      <w:r w:rsidRPr="00720F43">
        <w:rPr>
          <w:rFonts w:cs="Segoe UI"/>
        </w:rPr>
        <w:t xml:space="preserve"> debe</w:t>
      </w:r>
      <w:r w:rsidR="00661B5A" w:rsidRPr="00720F43">
        <w:rPr>
          <w:rFonts w:cs="Segoe UI"/>
        </w:rPr>
        <w:t>rá</w:t>
      </w:r>
      <w:r w:rsidRPr="00720F43">
        <w:rPr>
          <w:rFonts w:cs="Segoe UI"/>
        </w:rPr>
        <w:t xml:space="preserve"> citar las fuentes correspondientes y argumentar efectivamente las razones por las que estas propuestas no dan solución al problema planteado en su anteproyecto.</w:t>
      </w:r>
      <w:r w:rsidR="00FA3ECA" w:rsidRPr="00720F43">
        <w:rPr>
          <w:rFonts w:cs="Segoe UI"/>
        </w:rPr>
        <w:t xml:space="preserve">  </w:t>
      </w:r>
    </w:p>
    <w:p w14:paraId="66A38D27" w14:textId="77777777" w:rsidR="008E526B" w:rsidRPr="00720F43" w:rsidRDefault="008E526B" w:rsidP="00BE0DD1">
      <w:pPr>
        <w:pStyle w:val="Prrafodelista"/>
        <w:numPr>
          <w:ilvl w:val="0"/>
          <w:numId w:val="4"/>
        </w:numPr>
        <w:spacing w:before="240" w:after="120" w:line="320" w:lineRule="exact"/>
        <w:ind w:left="426" w:hanging="284"/>
        <w:contextualSpacing w:val="0"/>
        <w:rPr>
          <w:rFonts w:ascii="Segoe UI" w:hAnsi="Segoe UI" w:cs="Segoe UI"/>
        </w:rPr>
      </w:pPr>
      <w:r w:rsidRPr="00720F43">
        <w:rPr>
          <w:rFonts w:ascii="Segoe UI" w:hAnsi="Segoe UI" w:cs="Segoe UI"/>
        </w:rPr>
        <w:t>Esta sección corresponde a un primer acercamiento a propuestas pre</w:t>
      </w:r>
      <w:r w:rsidR="009338F7" w:rsidRPr="00720F43">
        <w:rPr>
          <w:rFonts w:ascii="Segoe UI" w:hAnsi="Segoe UI" w:cs="Segoe UI"/>
        </w:rPr>
        <w:t>vias de solución del problema. Resalte</w:t>
      </w:r>
      <w:r w:rsidRPr="00720F43">
        <w:rPr>
          <w:rFonts w:ascii="Segoe UI" w:hAnsi="Segoe UI" w:cs="Segoe UI"/>
        </w:rPr>
        <w:t xml:space="preserve"> </w:t>
      </w:r>
      <w:r w:rsidR="009338F7" w:rsidRPr="00720F43">
        <w:rPr>
          <w:rFonts w:ascii="Segoe UI" w:hAnsi="Segoe UI" w:cs="Segoe UI"/>
        </w:rPr>
        <w:t>-</w:t>
      </w:r>
      <w:r w:rsidRPr="00720F43">
        <w:rPr>
          <w:rFonts w:ascii="Segoe UI" w:hAnsi="Segoe UI" w:cs="Segoe UI"/>
        </w:rPr>
        <w:t>en cada una de ellas</w:t>
      </w:r>
      <w:r w:rsidR="009338F7" w:rsidRPr="00720F43">
        <w:rPr>
          <w:rFonts w:ascii="Segoe UI" w:hAnsi="Segoe UI" w:cs="Segoe UI"/>
        </w:rPr>
        <w:t>- sus</w:t>
      </w:r>
      <w:r w:rsidRPr="00720F43">
        <w:rPr>
          <w:rFonts w:ascii="Segoe UI" w:hAnsi="Segoe UI" w:cs="Segoe UI"/>
        </w:rPr>
        <w:t xml:space="preserve"> v</w:t>
      </w:r>
      <w:r w:rsidR="009338F7" w:rsidRPr="00720F43">
        <w:rPr>
          <w:rFonts w:ascii="Segoe UI" w:hAnsi="Segoe UI" w:cs="Segoe UI"/>
        </w:rPr>
        <w:t>entajas y desventajas</w:t>
      </w:r>
      <w:r w:rsidRPr="00720F43">
        <w:rPr>
          <w:rFonts w:ascii="Segoe UI" w:hAnsi="Segoe UI" w:cs="Segoe UI"/>
        </w:rPr>
        <w:t xml:space="preserve">. </w:t>
      </w:r>
    </w:p>
    <w:p w14:paraId="2B6AF2BA"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 debe indicar</w:t>
      </w:r>
      <w:r w:rsidR="009338F7" w:rsidRPr="00720F43">
        <w:rPr>
          <w:rFonts w:ascii="Segoe UI" w:hAnsi="Segoe UI" w:cs="Segoe UI"/>
        </w:rPr>
        <w:t>,</w:t>
      </w:r>
      <w:r w:rsidRPr="00720F43">
        <w:rPr>
          <w:rFonts w:ascii="Segoe UI" w:hAnsi="Segoe UI" w:cs="Segoe UI"/>
        </w:rPr>
        <w:t xml:space="preserve"> en forma clara</w:t>
      </w:r>
      <w:r w:rsidR="009338F7" w:rsidRPr="00720F43">
        <w:rPr>
          <w:rFonts w:ascii="Segoe UI" w:hAnsi="Segoe UI" w:cs="Segoe UI"/>
        </w:rPr>
        <w:t>,</w:t>
      </w:r>
      <w:r w:rsidRPr="00720F43">
        <w:rPr>
          <w:rFonts w:ascii="Segoe UI" w:hAnsi="Segoe UI" w:cs="Segoe UI"/>
        </w:rPr>
        <w:t xml:space="preserve"> por qué las propuestas y soluciones revisadas no sirven en el contexto de estudio y por</w:t>
      </w:r>
      <w:r w:rsidR="009338F7" w:rsidRPr="00720F43">
        <w:rPr>
          <w:rFonts w:ascii="Segoe UI" w:hAnsi="Segoe UI" w:cs="Segoe UI"/>
        </w:rPr>
        <w:t xml:space="preserve"> qué</w:t>
      </w:r>
      <w:r w:rsidRPr="00720F43">
        <w:rPr>
          <w:rFonts w:ascii="Segoe UI" w:hAnsi="Segoe UI" w:cs="Segoe UI"/>
        </w:rPr>
        <w:t xml:space="preserve"> no resuelven la pregunta planteada en su proyecto de investigación.</w:t>
      </w:r>
    </w:p>
    <w:p w14:paraId="40EE9014"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Emplee referencias bibliográficas serias: IEEE, ACM, Libros acreditados, Grupos de investigación de universidades top.</w:t>
      </w:r>
    </w:p>
    <w:p w14:paraId="1B1A262F"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Si emplea referencias online, utilice aquellas que pertenezcan a: Organizaciones gubernativas y mundiales: ITU, ONU, Gobierno Central.</w:t>
      </w:r>
    </w:p>
    <w:p w14:paraId="5537A78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Sea escéptico en la lectura de artículos, revistas, capítulos demasiado radicales, o literatura gris.</w:t>
      </w:r>
    </w:p>
    <w:p w14:paraId="5322A056" w14:textId="77777777" w:rsidR="008E526B" w:rsidRPr="00720F43" w:rsidRDefault="008E526B" w:rsidP="00BE0DD1">
      <w:pPr>
        <w:pStyle w:val="Prrafodelista"/>
        <w:numPr>
          <w:ilvl w:val="0"/>
          <w:numId w:val="4"/>
        </w:numPr>
        <w:spacing w:before="120" w:after="120" w:line="320" w:lineRule="exact"/>
        <w:ind w:left="426" w:hanging="284"/>
        <w:contextualSpacing w:val="0"/>
        <w:rPr>
          <w:rFonts w:ascii="Segoe UI" w:hAnsi="Segoe UI" w:cs="Segoe UI"/>
        </w:rPr>
      </w:pPr>
      <w:r w:rsidRPr="00720F43">
        <w:rPr>
          <w:rFonts w:ascii="Segoe UI" w:hAnsi="Segoe UI" w:cs="Segoe UI"/>
        </w:rPr>
        <w:t xml:space="preserve">Revise congresos, seminarios, etcétera. </w:t>
      </w:r>
    </w:p>
    <w:p w14:paraId="472A1498" w14:textId="77777777" w:rsidR="00FA3ECA" w:rsidRPr="00720F43" w:rsidRDefault="00FA3ECA" w:rsidP="0079771B">
      <w:pPr>
        <w:spacing w:after="0" w:line="360" w:lineRule="auto"/>
        <w:rPr>
          <w:rFonts w:cs="Segoe UI"/>
          <w:b/>
          <w:szCs w:val="24"/>
        </w:rPr>
      </w:pPr>
    </w:p>
    <w:p w14:paraId="16E46991" w14:textId="1EE17929" w:rsidR="0079771B" w:rsidRPr="00720F43" w:rsidRDefault="0079771B" w:rsidP="0079771B">
      <w:pPr>
        <w:spacing w:after="0" w:line="360" w:lineRule="auto"/>
        <w:rPr>
          <w:rFonts w:cs="Segoe UI"/>
          <w:b/>
          <w:szCs w:val="24"/>
        </w:rPr>
      </w:pPr>
      <w:r w:rsidRPr="00F75854">
        <w:rPr>
          <w:rFonts w:cs="Segoe UI"/>
          <w:b/>
          <w:szCs w:val="24"/>
          <w:highlight w:val="yellow"/>
        </w:rPr>
        <w:t xml:space="preserve">Extensión máxima: </w:t>
      </w:r>
      <w:r w:rsidR="00F75854" w:rsidRPr="00F75854">
        <w:rPr>
          <w:rFonts w:cs="Segoe UI"/>
          <w:b/>
          <w:szCs w:val="24"/>
          <w:highlight w:val="yellow"/>
        </w:rPr>
        <w:t>3</w:t>
      </w:r>
      <w:r w:rsidRPr="00F75854">
        <w:rPr>
          <w:rFonts w:cs="Segoe UI"/>
          <w:b/>
          <w:szCs w:val="24"/>
          <w:highlight w:val="yellow"/>
        </w:rPr>
        <w:t xml:space="preserve"> páginas</w:t>
      </w:r>
    </w:p>
    <w:p w14:paraId="53B2AE0D" w14:textId="77777777" w:rsidR="0079771B" w:rsidRPr="00720F43" w:rsidRDefault="0079771B" w:rsidP="00B761BA">
      <w:pPr>
        <w:rPr>
          <w:rFonts w:cs="Segoe UI"/>
        </w:rPr>
      </w:pPr>
    </w:p>
    <w:p w14:paraId="7020F069" w14:textId="77777777" w:rsidR="00F75854" w:rsidRDefault="00F75854">
      <w:pPr>
        <w:spacing w:before="0" w:after="200" w:line="276" w:lineRule="auto"/>
        <w:ind w:firstLine="0"/>
        <w:jc w:val="left"/>
        <w:rPr>
          <w:rFonts w:eastAsiaTheme="majorEastAsia" w:cs="Segoe UI"/>
          <w:b/>
          <w:bCs/>
          <w:sz w:val="28"/>
          <w:szCs w:val="26"/>
        </w:rPr>
      </w:pPr>
      <w:bookmarkStart w:id="128" w:name="_Toc397444438"/>
      <w:r>
        <w:rPr>
          <w:rFonts w:cs="Segoe UI"/>
        </w:rPr>
        <w:br w:type="page"/>
      </w:r>
    </w:p>
    <w:p w14:paraId="70A8A785" w14:textId="486F47C3" w:rsidR="00ED51F3" w:rsidRPr="00720F43" w:rsidRDefault="00ED51F3" w:rsidP="00A67042">
      <w:pPr>
        <w:pStyle w:val="Ttulo2"/>
        <w:rPr>
          <w:rFonts w:cs="Segoe UI"/>
        </w:rPr>
      </w:pPr>
      <w:r w:rsidRPr="00720F43">
        <w:rPr>
          <w:rFonts w:cs="Segoe UI"/>
        </w:rPr>
        <w:lastRenderedPageBreak/>
        <w:t>Metodología</w:t>
      </w:r>
      <w:bookmarkEnd w:id="128"/>
    </w:p>
    <w:p w14:paraId="112F8E82" w14:textId="6F514839" w:rsidR="00ED51F3" w:rsidRPr="00720F43" w:rsidRDefault="00ED51F3" w:rsidP="00107F9F">
      <w:pPr>
        <w:ind w:firstLine="426"/>
        <w:rPr>
          <w:rFonts w:cs="Segoe UI"/>
        </w:rPr>
      </w:pPr>
      <w:r w:rsidRPr="00720F43">
        <w:rPr>
          <w:rFonts w:cs="Segoe UI"/>
        </w:rPr>
        <w:t xml:space="preserve">En esta sección el estudiante formula </w:t>
      </w:r>
      <w:r w:rsidR="0000551F" w:rsidRPr="00720F43">
        <w:rPr>
          <w:rFonts w:cs="Segoe UI"/>
        </w:rPr>
        <w:t xml:space="preserve">la </w:t>
      </w:r>
      <w:r w:rsidRPr="00720F43">
        <w:rPr>
          <w:rFonts w:cs="Segoe UI"/>
        </w:rPr>
        <w:t xml:space="preserve">metodología de ingeniería para dar solución al problema propuesto, soportada con referentes propios de la </w:t>
      </w:r>
      <w:r w:rsidR="00B064CB" w:rsidRPr="00720F43">
        <w:rPr>
          <w:rFonts w:cs="Segoe UI"/>
        </w:rPr>
        <w:t>profesión (</w:t>
      </w:r>
      <w:r w:rsidRPr="00720F43">
        <w:rPr>
          <w:rFonts w:cs="Segoe UI"/>
        </w:rPr>
        <w:t>marcos de referencia, estándares, modelos de procesos, entre otros), e incluyendo la metodología de trabajo con el tutor, los riesgos y las restricciones de recursos y tiempo establecidas.</w:t>
      </w:r>
    </w:p>
    <w:p w14:paraId="687AC7FF" w14:textId="2151BCFA" w:rsidR="0000551F" w:rsidRPr="00720F43" w:rsidRDefault="0000551F" w:rsidP="00A67042">
      <w:pPr>
        <w:rPr>
          <w:rFonts w:cs="Segoe UI"/>
        </w:rPr>
      </w:pPr>
      <w:r w:rsidRPr="00720F43">
        <w:rPr>
          <w:rFonts w:cs="Segoe UI"/>
        </w:rPr>
        <w:t>La metodología d</w:t>
      </w:r>
      <w:r w:rsidR="00ED51F3" w:rsidRPr="00720F43">
        <w:rPr>
          <w:rFonts w:cs="Segoe UI"/>
        </w:rPr>
        <w:t>ebe reflejar la</w:t>
      </w:r>
      <w:r w:rsidR="00ED51F3" w:rsidRPr="00720F43">
        <w:rPr>
          <w:rFonts w:cs="Segoe UI"/>
          <w:b/>
        </w:rPr>
        <w:t xml:space="preserve"> estructura lógica del proceso de </w:t>
      </w:r>
      <w:r w:rsidR="00F75854">
        <w:rPr>
          <w:rFonts w:cs="Segoe UI"/>
          <w:b/>
        </w:rPr>
        <w:t>desarrollo</w:t>
      </w:r>
      <w:r w:rsidR="00ED51F3" w:rsidRPr="00720F43">
        <w:rPr>
          <w:rFonts w:cs="Segoe UI"/>
          <w:b/>
        </w:rPr>
        <w:t xml:space="preserve">, </w:t>
      </w:r>
      <w:r w:rsidRPr="00720F43">
        <w:rPr>
          <w:rFonts w:cs="Segoe UI"/>
        </w:rPr>
        <w:t xml:space="preserve">indicando cómo será el proceso desde la recolección de los datos, la organización, sistematización, y análisis de la información, hasta la forma </w:t>
      </w:r>
      <w:r w:rsidR="00ED51F3" w:rsidRPr="00720F43">
        <w:rPr>
          <w:rFonts w:cs="Segoe UI"/>
        </w:rPr>
        <w:t>como se van a interpretar y presentar los resultados</w:t>
      </w:r>
      <w:r w:rsidRPr="00720F43">
        <w:rPr>
          <w:rFonts w:cs="Segoe UI"/>
        </w:rPr>
        <w:t xml:space="preserve">.  La metodología definida </w:t>
      </w:r>
      <w:r w:rsidR="00ED51F3" w:rsidRPr="00720F43">
        <w:rPr>
          <w:rFonts w:cs="Segoe UI"/>
        </w:rPr>
        <w:t>debe reflejar la articulación entre los objetivos</w:t>
      </w:r>
      <w:r w:rsidRPr="00720F43">
        <w:rPr>
          <w:rFonts w:cs="Segoe UI"/>
        </w:rPr>
        <w:t>,</w:t>
      </w:r>
      <w:r w:rsidR="00ED51F3" w:rsidRPr="00720F43">
        <w:rPr>
          <w:rFonts w:cs="Segoe UI"/>
        </w:rPr>
        <w:t xml:space="preserve"> el proyecto y los procedimientos para cumplir dichos objetivos. </w:t>
      </w:r>
    </w:p>
    <w:p w14:paraId="4957795F" w14:textId="05D1D924" w:rsidR="00ED51F3" w:rsidRPr="00720F43" w:rsidRDefault="00ED51F3" w:rsidP="00A67042">
      <w:pPr>
        <w:rPr>
          <w:rFonts w:cs="Segoe UI"/>
        </w:rPr>
      </w:pPr>
      <w:r w:rsidRPr="00720F43">
        <w:rPr>
          <w:rFonts w:cs="Segoe UI"/>
        </w:rPr>
        <w:t xml:space="preserve">Tenga en cuenta que el </w:t>
      </w:r>
      <w:r w:rsidRPr="00720F43">
        <w:rPr>
          <w:rFonts w:cs="Segoe UI"/>
          <w:b/>
        </w:rPr>
        <w:t>diseño metodológico es la base para planificar todas las actividades que demanda el proyecto y para determinar los recursos humanos y financieros requeridos</w:t>
      </w:r>
      <w:r w:rsidRPr="00720F43">
        <w:rPr>
          <w:rFonts w:cs="Segoe UI"/>
        </w:rPr>
        <w:t xml:space="preserve">, por </w:t>
      </w:r>
      <w:r w:rsidR="001B6446" w:rsidRPr="00720F43">
        <w:rPr>
          <w:rFonts w:cs="Segoe UI"/>
        </w:rPr>
        <w:t>tanto,</w:t>
      </w:r>
      <w:r w:rsidRPr="00720F43">
        <w:rPr>
          <w:rFonts w:cs="Segoe UI"/>
        </w:rPr>
        <w:t xml:space="preserve"> una metodología vaga o imprecisa no brinda elementos para evaluar la pertinencia de los recursos solicitados.</w:t>
      </w:r>
    </w:p>
    <w:p w14:paraId="3BD81564" w14:textId="77777777" w:rsidR="0000551F" w:rsidRPr="00720F43" w:rsidRDefault="0000551F" w:rsidP="000550A2">
      <w:r w:rsidRPr="00720F43">
        <w:t>La metodología presenta las siguientes características</w:t>
      </w:r>
    </w:p>
    <w:p w14:paraId="6BB97C09" w14:textId="5F02A586"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Define y explica </w:t>
      </w:r>
      <w:r w:rsidR="001B6446" w:rsidRPr="00720F43">
        <w:rPr>
          <w:rFonts w:ascii="Segoe UI" w:hAnsi="Segoe UI" w:cs="Segoe UI"/>
        </w:rPr>
        <w:t>la selección</w:t>
      </w:r>
      <w:r w:rsidRPr="00720F43">
        <w:rPr>
          <w:rFonts w:ascii="Segoe UI" w:hAnsi="Segoe UI" w:cs="Segoe UI"/>
        </w:rPr>
        <w:t xml:space="preserve"> de la estrategia adoptada para responder al problema planteado y además explica el </w:t>
      </w:r>
      <w:r w:rsidRPr="00720F43">
        <w:rPr>
          <w:rFonts w:ascii="Segoe UI" w:hAnsi="Segoe UI" w:cs="Segoe UI"/>
          <w:b/>
        </w:rPr>
        <w:t>“c</w:t>
      </w:r>
      <w:r w:rsidR="000F15F7" w:rsidRPr="00720F43">
        <w:rPr>
          <w:rFonts w:ascii="Segoe UI" w:hAnsi="Segoe UI" w:cs="Segoe UI"/>
          <w:b/>
        </w:rPr>
        <w:t>ó</w:t>
      </w:r>
      <w:r w:rsidRPr="00720F43">
        <w:rPr>
          <w:rFonts w:ascii="Segoe UI" w:hAnsi="Segoe UI" w:cs="Segoe UI"/>
          <w:b/>
        </w:rPr>
        <w:t>mo”</w:t>
      </w:r>
      <w:r w:rsidRPr="00720F43">
        <w:rPr>
          <w:rFonts w:ascii="Segoe UI" w:hAnsi="Segoe UI" w:cs="Segoe UI"/>
        </w:rPr>
        <w:t xml:space="preserve"> va a realizar la investigación. </w:t>
      </w:r>
    </w:p>
    <w:p w14:paraId="45D855E3" w14:textId="77777777" w:rsidR="00ED51F3" w:rsidRPr="00720F43" w:rsidRDefault="00ED51F3" w:rsidP="60950826">
      <w:pPr>
        <w:pStyle w:val="Prrafodelista"/>
        <w:numPr>
          <w:ilvl w:val="0"/>
          <w:numId w:val="6"/>
        </w:numPr>
        <w:spacing w:before="120" w:after="120" w:line="320" w:lineRule="exact"/>
        <w:ind w:left="284" w:hanging="284"/>
        <w:rPr>
          <w:rFonts w:ascii="Segoe UI" w:hAnsi="Segoe UI" w:cs="Segoe UI"/>
          <w:lang w:val="es-ES"/>
        </w:rPr>
      </w:pPr>
      <w:r w:rsidRPr="60950826">
        <w:rPr>
          <w:rFonts w:ascii="Segoe UI" w:hAnsi="Segoe UI" w:cs="Segoe UI"/>
          <w:lang w:val="es-ES"/>
        </w:rPr>
        <w:t xml:space="preserve">La metodología debe </w:t>
      </w:r>
      <w:r w:rsidRPr="60950826">
        <w:rPr>
          <w:rFonts w:ascii="Segoe UI" w:hAnsi="Segoe UI" w:cs="Segoe UI"/>
          <w:b/>
          <w:lang w:val="es-ES"/>
        </w:rPr>
        <w:t>detallar y explicar</w:t>
      </w:r>
      <w:r w:rsidRPr="60950826">
        <w:rPr>
          <w:rFonts w:ascii="Segoe UI" w:hAnsi="Segoe UI" w:cs="Segoe UI"/>
          <w:lang w:val="es-ES"/>
        </w:rPr>
        <w:t xml:space="preserve"> las razones por las cuales se realiza la investigación de una manera específica y no otra, debe mostrar bien en forma cualitativa o cuantitativa las bondades de la metodología seleccionada. </w:t>
      </w:r>
    </w:p>
    <w:p w14:paraId="1763BF9B"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rPr>
      </w:pPr>
      <w:r w:rsidRPr="00720F43">
        <w:rPr>
          <w:rFonts w:ascii="Segoe UI" w:hAnsi="Segoe UI" w:cs="Segoe UI"/>
        </w:rPr>
        <w:t xml:space="preserve">Debe ser clara y </w:t>
      </w:r>
      <w:r w:rsidR="0000551F" w:rsidRPr="00720F43">
        <w:rPr>
          <w:rFonts w:ascii="Segoe UI" w:hAnsi="Segoe UI" w:cs="Segoe UI"/>
        </w:rPr>
        <w:t>específica</w:t>
      </w:r>
      <w:r w:rsidRPr="00720F43">
        <w:rPr>
          <w:rFonts w:ascii="Segoe UI" w:hAnsi="Segoe UI" w:cs="Segoe UI"/>
        </w:rPr>
        <w:t>, elaborando detalladamente c</w:t>
      </w:r>
      <w:r w:rsidR="000F15F7" w:rsidRPr="00720F43">
        <w:rPr>
          <w:rFonts w:ascii="Segoe UI" w:hAnsi="Segoe UI" w:cs="Segoe UI"/>
        </w:rPr>
        <w:t>o</w:t>
      </w:r>
      <w:r w:rsidRPr="00720F43">
        <w:rPr>
          <w:rFonts w:ascii="Segoe UI" w:hAnsi="Segoe UI" w:cs="Segoe UI"/>
        </w:rPr>
        <w:t xml:space="preserve">mo se espera generar los ‘datos’ requeridos para responder a la pregunta de investigación y que permiten obtener los resultados y/o productos que finalmente se contrastan con los objetivos específicos y el general. </w:t>
      </w:r>
    </w:p>
    <w:p w14:paraId="68BA647D" w14:textId="77777777" w:rsidR="00ED51F3" w:rsidRPr="00720F43" w:rsidRDefault="00ED51F3" w:rsidP="00BE0DD1">
      <w:pPr>
        <w:pStyle w:val="Prrafodelista"/>
        <w:numPr>
          <w:ilvl w:val="0"/>
          <w:numId w:val="6"/>
        </w:numPr>
        <w:spacing w:before="120" w:after="120" w:line="320" w:lineRule="exact"/>
        <w:ind w:left="284" w:hanging="284"/>
        <w:contextualSpacing w:val="0"/>
        <w:rPr>
          <w:rFonts w:ascii="Segoe UI" w:hAnsi="Segoe UI" w:cs="Segoe UI"/>
          <w:b/>
        </w:rPr>
      </w:pPr>
      <w:r w:rsidRPr="00720F43">
        <w:rPr>
          <w:rFonts w:ascii="Segoe UI" w:hAnsi="Segoe UI" w:cs="Segoe UI"/>
          <w:b/>
        </w:rPr>
        <w:t>La metodología está estrechamente relacionada con el tiempo de ejecución del proyecto, por lo cual a cada fase se le debe asignar un tiempo d</w:t>
      </w:r>
      <w:r w:rsidRPr="00720F43">
        <w:rPr>
          <w:rFonts w:ascii="Segoe UI" w:hAnsi="Segoe UI" w:cs="Segoe UI"/>
          <w:b/>
          <w:sz w:val="22"/>
        </w:rPr>
        <w:t>e</w:t>
      </w:r>
      <w:r w:rsidRPr="00720F43">
        <w:rPr>
          <w:rFonts w:ascii="Segoe UI" w:hAnsi="Segoe UI" w:cs="Segoe UI"/>
          <w:b/>
        </w:rPr>
        <w:t xml:space="preserve"> duración. </w:t>
      </w:r>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129" w:name="_Toc397444439"/>
      <w:r w:rsidRPr="00720F43">
        <w:rPr>
          <w:rFonts w:cs="Segoe UI"/>
        </w:rPr>
        <w:t>E</w:t>
      </w:r>
      <w:r w:rsidR="00ED51F3" w:rsidRPr="00720F43">
        <w:rPr>
          <w:rFonts w:cs="Segoe UI"/>
        </w:rPr>
        <w:t>squema de trabajo</w:t>
      </w:r>
      <w:bookmarkEnd w:id="129"/>
    </w:p>
    <w:p w14:paraId="55FF3CDA" w14:textId="77777777" w:rsidR="00AD08A7" w:rsidRPr="00720F43" w:rsidRDefault="00AD08A7" w:rsidP="001B6446">
      <w:pPr>
        <w:rPr>
          <w:rFonts w:cs="Segoe UI"/>
        </w:rPr>
      </w:pPr>
      <w:r w:rsidRPr="00720F43">
        <w:rPr>
          <w:rFonts w:cs="Segoe UI"/>
        </w:rPr>
        <w:t>En caso de que aplique detallar el grupo de personas requeridas para el desarrollo del proyecto, indicando sus roles y funciones respectivas.</w:t>
      </w:r>
    </w:p>
    <w:p w14:paraId="049B4256" w14:textId="77777777" w:rsidR="00B064CB" w:rsidRPr="00720F43" w:rsidRDefault="00B064CB" w:rsidP="00AD08A7">
      <w:pPr>
        <w:rPr>
          <w:rFonts w:cs="Segoe UI"/>
        </w:rPr>
      </w:pPr>
    </w:p>
    <w:p w14:paraId="77D9177A" w14:textId="77777777" w:rsidR="00ED51F3" w:rsidRPr="00720F43" w:rsidRDefault="00ED51F3" w:rsidP="00A67042">
      <w:pPr>
        <w:pStyle w:val="Ttulo3"/>
        <w:rPr>
          <w:rFonts w:cs="Segoe UI"/>
        </w:rPr>
      </w:pPr>
      <w:bookmarkStart w:id="130" w:name="_Toc397444440"/>
      <w:r w:rsidRPr="00720F43">
        <w:rPr>
          <w:rFonts w:cs="Segoe UI"/>
        </w:rPr>
        <w:lastRenderedPageBreak/>
        <w:t>Fases de desarrollo del proyecto</w:t>
      </w:r>
      <w:bookmarkEnd w:id="130"/>
    </w:p>
    <w:p w14:paraId="5E66A47F" w14:textId="77777777" w:rsidR="00AD08A7" w:rsidRPr="00720F43" w:rsidRDefault="00AD08A7" w:rsidP="00107F9F">
      <w:pPr>
        <w:ind w:firstLine="426"/>
        <w:rPr>
          <w:rFonts w:cs="Segoe UI"/>
        </w:rPr>
      </w:pPr>
      <w:r w:rsidRPr="00720F43">
        <w:rPr>
          <w:rFonts w:cs="Segoe UI"/>
        </w:rPr>
        <w:t>De acuerdo a la metodología definida explicitar las fases de desarrollo del proyecto, las cuales deben guardar estrecha relación con los objetivos específicos.</w:t>
      </w:r>
    </w:p>
    <w:p w14:paraId="73B23FA9" w14:textId="77777777" w:rsidR="00ED51F3" w:rsidRPr="000550A2" w:rsidRDefault="00ED51F3" w:rsidP="000550A2">
      <w:pPr>
        <w:pStyle w:val="Ttulo3"/>
      </w:pPr>
      <w:bookmarkStart w:id="131" w:name="_Toc397444441"/>
      <w:r w:rsidRPr="000550A2">
        <w:t>Análisis de riesgos y limitaciones</w:t>
      </w:r>
      <w:bookmarkEnd w:id="131"/>
    </w:p>
    <w:p w14:paraId="18412FDB" w14:textId="77777777" w:rsidR="00AD08A7" w:rsidRPr="00720F43" w:rsidRDefault="00AD08A7" w:rsidP="00107F9F">
      <w:pPr>
        <w:ind w:firstLine="426"/>
        <w:rPr>
          <w:rFonts w:cs="Segoe UI"/>
        </w:rPr>
      </w:pPr>
      <w:r w:rsidRPr="00720F43">
        <w:rPr>
          <w:rFonts w:cs="Segoe UI"/>
        </w:rPr>
        <w:t>Explicitar los riesgos y limitaciones que pueden afectar el alcance, cronograma, presupuesto y calidad del proyecto.</w:t>
      </w:r>
    </w:p>
    <w:p w14:paraId="17D5A8F9" w14:textId="77777777" w:rsidR="00AD08A7" w:rsidRPr="00720F43" w:rsidRDefault="00AD08A7" w:rsidP="00B064CB">
      <w:pPr>
        <w:spacing w:before="0" w:after="0"/>
        <w:rPr>
          <w:rFonts w:cs="Segoe UI"/>
        </w:rPr>
      </w:pPr>
    </w:p>
    <w:p w14:paraId="7AC005B6" w14:textId="5D20699A" w:rsidR="00ED51F3" w:rsidRPr="00720F43" w:rsidRDefault="00ED51F3" w:rsidP="00B064CB">
      <w:pPr>
        <w:pStyle w:val="Ttulo3"/>
        <w:rPr>
          <w:rFonts w:cs="Segoe UI"/>
        </w:rPr>
      </w:pPr>
      <w:bookmarkStart w:id="132" w:name="_Toc397444442"/>
      <w:r w:rsidRPr="00720F43">
        <w:rPr>
          <w:rFonts w:cs="Segoe UI"/>
        </w:rPr>
        <w:t>Cronograma del proyecto</w:t>
      </w:r>
      <w:bookmarkEnd w:id="132"/>
    </w:p>
    <w:p w14:paraId="083521A7" w14:textId="77777777" w:rsidR="00AF7368" w:rsidRDefault="00ED51F3" w:rsidP="000550A2">
      <w:r w:rsidRPr="00720F43">
        <w:t>Describe las actividades del proyecto con sus respectivas fechas de inicio y terminación, de manera que las tareas se deriven de forma coherente de los objetivos específicos del proyecto.</w:t>
      </w:r>
    </w:p>
    <w:p w14:paraId="33A80C3B" w14:textId="7958B32B" w:rsidR="00AD08A7" w:rsidRPr="00720F43" w:rsidRDefault="00ED51F3" w:rsidP="000550A2">
      <w:r w:rsidRPr="00720F43">
        <w:t xml:space="preserve">Identifica los resultados o entregables de nivel operativo, los recursos y responsables asociados a cada tarea y la ruta crítica del proyecto. Emplea un diagrama de Gantt claro y legible para la presentación del cronograma. </w:t>
      </w:r>
    </w:p>
    <w:p w14:paraId="50EA09AD" w14:textId="51F5577B" w:rsidR="00ED51F3" w:rsidRPr="00720F43" w:rsidRDefault="00ED51F3" w:rsidP="00ED51F3">
      <w:pPr>
        <w:spacing w:before="240"/>
        <w:rPr>
          <w:rFonts w:cs="Segoe UI"/>
        </w:rPr>
      </w:pPr>
      <w:r w:rsidRPr="00720F43">
        <w:rPr>
          <w:rFonts w:cs="Segoe UI"/>
        </w:rPr>
        <w:t>Las actividades:</w:t>
      </w:r>
    </w:p>
    <w:p w14:paraId="3D820E4F" w14:textId="79F479EF" w:rsidR="00ED51F3" w:rsidRPr="00720F43" w:rsidRDefault="00ED51F3" w:rsidP="00BE0DD1">
      <w:pPr>
        <w:pStyle w:val="Prrafodelista"/>
        <w:numPr>
          <w:ilvl w:val="0"/>
          <w:numId w:val="7"/>
        </w:numPr>
        <w:spacing w:before="120" w:after="120" w:line="300" w:lineRule="atLeast"/>
        <w:ind w:left="426" w:hanging="284"/>
        <w:contextualSpacing w:val="0"/>
        <w:rPr>
          <w:rFonts w:ascii="Segoe UI" w:hAnsi="Segoe UI" w:cs="Segoe UI"/>
          <w:bCs/>
        </w:rPr>
      </w:pPr>
      <w:r w:rsidRPr="00720F43">
        <w:rPr>
          <w:rFonts w:ascii="Segoe UI" w:hAnsi="Segoe UI" w:cs="Segoe UI"/>
          <w:bCs/>
        </w:rPr>
        <w:t xml:space="preserve">Deben derivarse de los objetivos específicos </w:t>
      </w:r>
      <w:r w:rsidR="001B6446" w:rsidRPr="00720F43">
        <w:rPr>
          <w:rFonts w:ascii="Segoe UI" w:hAnsi="Segoe UI" w:cs="Segoe UI"/>
          <w:bCs/>
        </w:rPr>
        <w:t>y,</w:t>
      </w:r>
      <w:r w:rsidRPr="00720F43">
        <w:rPr>
          <w:rFonts w:ascii="Segoe UI" w:hAnsi="Segoe UI" w:cs="Segoe UI"/>
          <w:bCs/>
        </w:rPr>
        <w:t xml:space="preserve"> por tanto, ser más detalladas que éstos.</w:t>
      </w:r>
    </w:p>
    <w:p w14:paraId="416BCC15" w14:textId="77777777"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contribuir al logro de cada uno de los objetivos específicos, y en conjunto, deben lograr el objetivo general.</w:t>
      </w:r>
    </w:p>
    <w:p w14:paraId="5F81243C" w14:textId="4E4458A2" w:rsidR="00ED51F3" w:rsidRPr="00720F43" w:rsidRDefault="00ED51F3" w:rsidP="60950826">
      <w:pPr>
        <w:pStyle w:val="Prrafodelista"/>
        <w:numPr>
          <w:ilvl w:val="0"/>
          <w:numId w:val="7"/>
        </w:numPr>
        <w:spacing w:before="120" w:after="120" w:line="300" w:lineRule="atLeast"/>
        <w:ind w:left="426" w:hanging="284"/>
        <w:rPr>
          <w:rFonts w:ascii="Segoe UI" w:hAnsi="Segoe UI" w:cs="Segoe UI"/>
          <w:lang w:val="es-ES"/>
        </w:rPr>
      </w:pPr>
      <w:r w:rsidRPr="60950826">
        <w:rPr>
          <w:rFonts w:ascii="Segoe UI" w:hAnsi="Segoe UI" w:cs="Segoe UI"/>
          <w:lang w:val="es-ES"/>
        </w:rPr>
        <w:t>Deben ser medible</w:t>
      </w:r>
      <w:r w:rsidR="00B064CB" w:rsidRPr="60950826">
        <w:rPr>
          <w:rFonts w:ascii="Segoe UI" w:hAnsi="Segoe UI" w:cs="Segoe UI"/>
          <w:lang w:val="es-ES"/>
        </w:rPr>
        <w:t>s</w:t>
      </w:r>
      <w:r w:rsidRPr="60950826">
        <w:rPr>
          <w:rFonts w:ascii="Segoe UI" w:hAnsi="Segoe UI" w:cs="Segoe UI"/>
          <w:lang w:val="es-ES"/>
        </w:rPr>
        <w:t>. Es decir, deben producir un conjunto de resultados o entregables de nivel operativo asociados al objetivo u objetivos correspondientes.</w:t>
      </w:r>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133" w:name="_Toc397444443"/>
      <w:r w:rsidRPr="00720F43">
        <w:rPr>
          <w:rFonts w:cs="Segoe UI"/>
        </w:rPr>
        <w:t>Presupuesto</w:t>
      </w:r>
      <w:bookmarkEnd w:id="133"/>
    </w:p>
    <w:p w14:paraId="56F12CD1" w14:textId="6C40F067" w:rsidR="001B6446" w:rsidRPr="00720F43" w:rsidRDefault="00ED51F3" w:rsidP="00107F9F">
      <w:pPr>
        <w:ind w:firstLine="426"/>
        <w:rPr>
          <w:rFonts w:cs="Segoe UI"/>
        </w:rPr>
      </w:pPr>
      <w:r w:rsidRPr="00720F43">
        <w:rPr>
          <w:rFonts w:cs="Segoe UI"/>
        </w:rPr>
        <w:t>En caso de que aplique, detallar el presupuesto requerido para desarrollar el proyecto, con una explicación clara y precisa de por qué se requiere él o los recursos solicitados.</w:t>
      </w:r>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134" w:name="_Toc397444444"/>
      <w:r w:rsidRPr="00720F43">
        <w:rPr>
          <w:rFonts w:cs="Segoe UI"/>
        </w:rPr>
        <w:lastRenderedPageBreak/>
        <w:t>Contribución y resultados del proyecto de grado</w:t>
      </w:r>
      <w:bookmarkEnd w:id="134"/>
    </w:p>
    <w:p w14:paraId="56700CDC" w14:textId="77777777" w:rsidR="0097271F" w:rsidRPr="00720F43" w:rsidRDefault="000B63B0" w:rsidP="00107F9F">
      <w:pPr>
        <w:ind w:firstLine="426"/>
        <w:rPr>
          <w:rFonts w:cs="Segoe UI"/>
        </w:rPr>
      </w:pPr>
      <w:r w:rsidRPr="00720F43">
        <w:rPr>
          <w:rFonts w:cs="Segoe UI"/>
        </w:rPr>
        <w:t xml:space="preserve">Describe los </w:t>
      </w:r>
      <w:r w:rsidRPr="00720F43">
        <w:rPr>
          <w:rFonts w:cs="Segoe UI"/>
          <w:b/>
        </w:rPr>
        <w:t xml:space="preserve">aportes y </w:t>
      </w:r>
      <w:r w:rsidR="00A641DC" w:rsidRPr="00720F43">
        <w:rPr>
          <w:rFonts w:cs="Segoe UI"/>
          <w:b/>
        </w:rPr>
        <w:t xml:space="preserve">los </w:t>
      </w:r>
      <w:r w:rsidRPr="00720F43">
        <w:rPr>
          <w:rFonts w:cs="Segoe UI"/>
          <w:b/>
        </w:rPr>
        <w:t>impacto</w:t>
      </w:r>
      <w:r w:rsidR="00A641DC" w:rsidRPr="00720F43">
        <w:rPr>
          <w:rFonts w:cs="Segoe UI"/>
          <w:b/>
        </w:rPr>
        <w:t>s</w:t>
      </w:r>
      <w:r w:rsidRPr="00720F43">
        <w:rPr>
          <w:rFonts w:cs="Segoe UI"/>
          <w:b/>
        </w:rPr>
        <w:t xml:space="preserve"> del proyecto</w:t>
      </w:r>
      <w:r w:rsidRPr="00720F43">
        <w:rPr>
          <w:rFonts w:cs="Segoe UI"/>
        </w:rPr>
        <w:t xml:space="preserve"> </w:t>
      </w:r>
      <w:r w:rsidR="00661B5A" w:rsidRPr="00720F43">
        <w:rPr>
          <w:rFonts w:cs="Segoe UI"/>
        </w:rPr>
        <w:t>con respecto a</w:t>
      </w:r>
      <w:r w:rsidRPr="00720F43">
        <w:rPr>
          <w:rFonts w:cs="Segoe UI"/>
        </w:rPr>
        <w:t xml:space="preserve"> la solución del problema </w:t>
      </w:r>
      <w:r w:rsidR="00BC2BCB" w:rsidRPr="00720F43">
        <w:rPr>
          <w:rFonts w:cs="Segoe UI"/>
        </w:rPr>
        <w:t>formulado</w:t>
      </w:r>
      <w:r w:rsidR="00661B5A" w:rsidRPr="00720F43">
        <w:rPr>
          <w:rFonts w:cs="Segoe UI"/>
        </w:rPr>
        <w:t xml:space="preserve">, </w:t>
      </w:r>
      <w:r w:rsidR="00A641DC" w:rsidRPr="00720F43">
        <w:rPr>
          <w:rFonts w:cs="Segoe UI"/>
        </w:rPr>
        <w:t>como contribuyen al desarrollo de capacidades del investigador</w:t>
      </w:r>
      <w:r w:rsidRPr="00720F43">
        <w:rPr>
          <w:rFonts w:cs="Segoe UI"/>
        </w:rPr>
        <w:t xml:space="preserve">, </w:t>
      </w:r>
      <w:r w:rsidR="00661B5A" w:rsidRPr="00720F43">
        <w:rPr>
          <w:rFonts w:cs="Segoe UI"/>
        </w:rPr>
        <w:t>a</w:t>
      </w:r>
      <w:r w:rsidRPr="00720F43">
        <w:rPr>
          <w:rFonts w:cs="Segoe UI"/>
        </w:rPr>
        <w:t xml:space="preserve"> otras áreas del conocimiento (si hay lugar)</w:t>
      </w:r>
      <w:r w:rsidR="00A641DC" w:rsidRPr="00720F43">
        <w:rPr>
          <w:rFonts w:cs="Segoe UI"/>
        </w:rPr>
        <w:t>, a las organizaciones</w:t>
      </w:r>
      <w:r w:rsidRPr="00720F43">
        <w:rPr>
          <w:rFonts w:cs="Segoe UI"/>
        </w:rPr>
        <w:t xml:space="preserve"> y </w:t>
      </w:r>
      <w:r w:rsidR="00661B5A" w:rsidRPr="00720F43">
        <w:rPr>
          <w:rFonts w:cs="Segoe UI"/>
        </w:rPr>
        <w:t>a</w:t>
      </w:r>
      <w:r w:rsidRPr="00720F43">
        <w:rPr>
          <w:rFonts w:cs="Segoe UI"/>
        </w:rPr>
        <w:t xml:space="preserve"> la sociedad en general. </w:t>
      </w:r>
    </w:p>
    <w:p w14:paraId="23AA40F2" w14:textId="77777777" w:rsidR="000B63B0" w:rsidRPr="00720F43" w:rsidRDefault="00804A69" w:rsidP="00107F9F">
      <w:pPr>
        <w:ind w:firstLine="426"/>
        <w:rPr>
          <w:rFonts w:cs="Segoe UI"/>
        </w:rPr>
      </w:pPr>
      <w:r w:rsidRPr="00720F43">
        <w:rPr>
          <w:rFonts w:cs="Segoe UI"/>
        </w:rPr>
        <w:t>Esta sección también d</w:t>
      </w:r>
      <w:r w:rsidR="000B63B0" w:rsidRPr="00720F43">
        <w:rPr>
          <w:rFonts w:cs="Segoe UI"/>
        </w:rPr>
        <w:t>escribe los resultados esperados con sus correspondientes entregables de forma coherente con los objetivos específicos establecidos para el proyecto.</w:t>
      </w:r>
      <w:r w:rsidR="00661B5A" w:rsidRPr="00720F43">
        <w:rPr>
          <w:rFonts w:cs="Segoe UI"/>
        </w:rPr>
        <w:t xml:space="preserve"> </w:t>
      </w:r>
      <w:r w:rsidR="00661B5A" w:rsidRPr="00720F43">
        <w:rPr>
          <w:rFonts w:cs="Segoe UI"/>
          <w:b/>
        </w:rPr>
        <w:t>Cada resultado con sus entregables debe corresponder a al menos un objetivo del proyecto de grado</w:t>
      </w:r>
      <w:r w:rsidR="00661B5A" w:rsidRPr="00720F43">
        <w:rPr>
          <w:rFonts w:cs="Segoe UI"/>
        </w:rPr>
        <w:t>, de lo contrario se entenderá que el objetivo no se ha cumplido.</w:t>
      </w:r>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135" w:name="_Toc394506519"/>
      <w:bookmarkStart w:id="136" w:name="_Toc397444445"/>
      <w:r w:rsidRPr="00720F43">
        <w:rPr>
          <w:rFonts w:cs="Segoe UI"/>
        </w:rPr>
        <w:t>Aportes r</w:t>
      </w:r>
      <w:r w:rsidR="00970B06" w:rsidRPr="00720F43">
        <w:rPr>
          <w:rFonts w:cs="Segoe UI"/>
        </w:rPr>
        <w:t>elacionados con el objeto del proyecto</w:t>
      </w:r>
      <w:bookmarkEnd w:id="135"/>
      <w:bookmarkEnd w:id="136"/>
    </w:p>
    <w:p w14:paraId="39647E5C" w14:textId="77777777" w:rsidR="000F15F7" w:rsidRPr="00720F43" w:rsidRDefault="000F15F7" w:rsidP="00A67042">
      <w:pPr>
        <w:rPr>
          <w:rFonts w:cs="Segoe UI"/>
        </w:rPr>
      </w:pPr>
      <w:bookmarkStart w:id="137" w:name="_Toc394506520"/>
      <w:bookmarkStart w:id="138" w:name="_Toc397444446"/>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r w:rsidRPr="00720F43">
        <w:rPr>
          <w:rFonts w:cs="Segoe UI"/>
        </w:rPr>
        <w:t>Aportes r</w:t>
      </w:r>
      <w:r w:rsidR="00970B06" w:rsidRPr="00720F43">
        <w:rPr>
          <w:rFonts w:cs="Segoe UI"/>
        </w:rPr>
        <w:t xml:space="preserve">elacionados con el </w:t>
      </w:r>
      <w:bookmarkEnd w:id="137"/>
      <w:r w:rsidR="00A641DC" w:rsidRPr="00720F43">
        <w:rPr>
          <w:rFonts w:cs="Segoe UI"/>
        </w:rPr>
        <w:t>desarrollo de capacidades del investigador</w:t>
      </w:r>
      <w:bookmarkEnd w:id="138"/>
    </w:p>
    <w:p w14:paraId="555EE04E" w14:textId="77777777" w:rsidR="000F15F7" w:rsidRPr="00720F43" w:rsidRDefault="000F15F7" w:rsidP="00A67042">
      <w:pPr>
        <w:rPr>
          <w:rFonts w:cs="Segoe UI"/>
        </w:rPr>
      </w:pPr>
      <w:bookmarkStart w:id="139" w:name="_Toc397444447"/>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r w:rsidRPr="00720F43">
        <w:rPr>
          <w:rFonts w:cs="Segoe UI"/>
        </w:rPr>
        <w:t>Resultados y entregables</w:t>
      </w:r>
      <w:bookmarkEnd w:id="139"/>
    </w:p>
    <w:p w14:paraId="2D29C2A6" w14:textId="77777777" w:rsidR="00804A69" w:rsidRPr="00720F43" w:rsidRDefault="000F15F7" w:rsidP="00A67042">
      <w:pPr>
        <w:rPr>
          <w:rFonts w:cs="Segoe UI"/>
        </w:rPr>
      </w:pPr>
      <w:r w:rsidRPr="00720F43">
        <w:rPr>
          <w:rFonts w:cs="Segoe UI"/>
        </w:rPr>
        <w:t xml:space="preserve">Por cada objetivo específico se espera un resultado con su respectivo entregable. Las conclusiones normalmente se derivan </w:t>
      </w:r>
      <w:r w:rsidR="00B91BAE" w:rsidRPr="00720F43">
        <w:rPr>
          <w:rFonts w:cs="Segoe UI"/>
        </w:rPr>
        <w:t xml:space="preserve">a </w:t>
      </w:r>
      <w:r w:rsidRPr="00720F43">
        <w:rPr>
          <w:rFonts w:cs="Segoe UI"/>
        </w:rPr>
        <w:t>partir de los objetivos específicos.</w:t>
      </w:r>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07A37FE9" w14:textId="2BDB735B" w:rsidR="000B63B0" w:rsidRPr="00720F43" w:rsidRDefault="000B63B0" w:rsidP="000B63B0">
      <w:pPr>
        <w:spacing w:after="0" w:line="360" w:lineRule="auto"/>
        <w:rPr>
          <w:rFonts w:cs="Segoe UI"/>
          <w:b/>
          <w:szCs w:val="24"/>
        </w:rPr>
      </w:pPr>
      <w:r w:rsidRPr="00720F43">
        <w:rPr>
          <w:rFonts w:cs="Segoe UI"/>
          <w:b/>
          <w:szCs w:val="24"/>
        </w:rPr>
        <w:t xml:space="preserve">Extensión máxima: </w:t>
      </w:r>
      <w:r w:rsidR="00140371" w:rsidRPr="00720F43">
        <w:rPr>
          <w:rFonts w:cs="Segoe UI"/>
          <w:b/>
          <w:szCs w:val="24"/>
        </w:rPr>
        <w:t>4</w:t>
      </w:r>
      <w:r w:rsidRPr="00720F43">
        <w:rPr>
          <w:rFonts w:cs="Segoe UI"/>
          <w:b/>
          <w:szCs w:val="24"/>
        </w:rPr>
        <w:t xml:space="preserve"> páginas</w:t>
      </w: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140" w:name="_Toc397444448"/>
      <w:r w:rsidRPr="00720F43">
        <w:rPr>
          <w:rFonts w:cs="Segoe UI"/>
        </w:rPr>
        <w:lastRenderedPageBreak/>
        <w:t>Anexos</w:t>
      </w:r>
      <w:bookmarkEnd w:id="140"/>
    </w:p>
    <w:p w14:paraId="717E41E3" w14:textId="77777777" w:rsidR="00AD08A7" w:rsidRPr="00720F43" w:rsidRDefault="00AD08A7" w:rsidP="00107F9F">
      <w:pPr>
        <w:ind w:firstLine="426"/>
        <w:rPr>
          <w:rFonts w:cs="Segoe UI"/>
        </w:rPr>
      </w:pPr>
      <w:r w:rsidRPr="00720F43">
        <w:rPr>
          <w:rFonts w:cs="Segoe UI"/>
        </w:rPr>
        <w:t xml:space="preserve">En esta sección colocar todos aquellos anexos (tablas, figuras, gráficos, </w:t>
      </w:r>
      <w:r w:rsidR="000F15F7" w:rsidRPr="00720F43">
        <w:rPr>
          <w:rFonts w:cs="Segoe UI"/>
          <w:i/>
        </w:rPr>
        <w:t>frameworks</w:t>
      </w:r>
      <w:r w:rsidR="000F15F7" w:rsidRPr="00720F43">
        <w:rPr>
          <w:rFonts w:cs="Segoe UI"/>
        </w:rPr>
        <w:t xml:space="preserve">, códigos, </w:t>
      </w:r>
      <w:r w:rsidRPr="00720F43">
        <w:rPr>
          <w:rFonts w:cs="Segoe UI"/>
        </w:rPr>
        <w:t xml:space="preserve">etcétera) que el autor considera pueden ayudar a dar claridad a alguna idea o concepto </w:t>
      </w:r>
      <w:r w:rsidR="00721203" w:rsidRPr="00720F43">
        <w:rPr>
          <w:rFonts w:cs="Segoe UI"/>
        </w:rPr>
        <w:t>expresado en el documento.</w:t>
      </w:r>
    </w:p>
    <w:p w14:paraId="13B2A245" w14:textId="6D58A3DE" w:rsidR="00A67042" w:rsidRPr="00720F43" w:rsidRDefault="00A67042" w:rsidP="000F15F7">
      <w:pPr>
        <w:rPr>
          <w:rFonts w:cs="Segoe UI"/>
        </w:rPr>
      </w:pPr>
      <w:r w:rsidRPr="00720F43">
        <w:rPr>
          <w:rFonts w:cs="Segoe UI"/>
        </w:rPr>
        <w:t xml:space="preserve">Colocar los anexos </w:t>
      </w:r>
      <w:r w:rsidR="00B064CB" w:rsidRPr="00720F43">
        <w:rPr>
          <w:rFonts w:cs="Segoe UI"/>
        </w:rPr>
        <w:t>correspondientes a: análisis de participación, árbol de problemas, árbol de objetivos.</w:t>
      </w:r>
    </w:p>
    <w:p w14:paraId="4707EDD5" w14:textId="77777777" w:rsidR="00AD08A7" w:rsidRPr="00720F43" w:rsidRDefault="00AD08A7" w:rsidP="006E3952">
      <w:pPr>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Pr="00CF509C" w:rsidRDefault="00721203" w:rsidP="00721203">
      <w:pPr>
        <w:jc w:val="left"/>
      </w:pPr>
    </w:p>
    <w:p w14:paraId="46E51206" w14:textId="77777777" w:rsidR="00970B06" w:rsidRPr="00CF509C" w:rsidRDefault="00970B06" w:rsidP="0053391B">
      <w:pPr>
        <w:pStyle w:val="Ttulo2"/>
      </w:pPr>
      <w:bookmarkStart w:id="141" w:name="_Toc397444449"/>
      <w:r w:rsidRPr="00CF509C">
        <w:lastRenderedPageBreak/>
        <w:t>Referencias bibliográficas</w:t>
      </w:r>
      <w:bookmarkEnd w:id="141"/>
    </w:p>
    <w:p w14:paraId="5CF146F2" w14:textId="77777777" w:rsidR="00970B06" w:rsidRPr="00CF509C" w:rsidRDefault="00970B06" w:rsidP="000F15F7">
      <w:r w:rsidRPr="00CF509C">
        <w:t xml:space="preserve">Debe incluirse </w:t>
      </w:r>
      <w:r w:rsidR="00B12B9E" w:rsidRPr="00CF509C">
        <w:t xml:space="preserve">todas las </w:t>
      </w:r>
      <w:r w:rsidRPr="00CF509C">
        <w:t>referencias bibliográficas, actuales y pertinentes, de los libros, artículos, normas, estándares y demás documentos que cubran el estado del arte y el marco teórico que se han planteado en el documento.</w:t>
      </w:r>
      <w:r w:rsidR="00B12B9E" w:rsidRPr="00CF509C">
        <w:t xml:space="preserve">  </w:t>
      </w:r>
    </w:p>
    <w:p w14:paraId="2F3B98CB" w14:textId="7AC80C09" w:rsidR="00AD08A7" w:rsidRDefault="00AD08A7" w:rsidP="000F15F7">
      <w:r w:rsidRPr="00CF509C">
        <w:t>Tanto en el anteproyecto como en el trabajo de grado cuando se relacionen en las referencias bibliográficas, artículos, libros, documentos disponibles en internet, figuras, tablas, y en general cualquier documento existente, se debe dar el respectivo crédito a los autores siguiendo las normas definidas para hacer referencias bibliográficas, por Ej.: IEEE, ACM, APA, etcétera</w:t>
      </w:r>
    </w:p>
    <w:p w14:paraId="6782BBB0" w14:textId="77777777" w:rsidR="00D774D2" w:rsidRDefault="00D774D2" w:rsidP="000F15F7"/>
    <w:p w14:paraId="1C616649" w14:textId="2E9753F3" w:rsidR="00AD08A7" w:rsidRDefault="00F364E3" w:rsidP="00D774D2">
      <w:pPr>
        <w:pStyle w:val="Ttulo2"/>
        <w:spacing w:before="120" w:line="240" w:lineRule="auto"/>
        <w:jc w:val="left"/>
      </w:pPr>
      <w:r>
        <w:t>¿Por qué hacer una revisión bibliográfica?</w:t>
      </w:r>
    </w:p>
    <w:p w14:paraId="417F1B09" w14:textId="663C7D25"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Garantizar que el investigador se ha documentado correctamente</w:t>
      </w:r>
      <w:r w:rsidR="00D774D2">
        <w:rPr>
          <w:rFonts w:ascii="Quattrocento Sans" w:hAnsi="Quattrocento Sans"/>
          <w:color w:val="211D1E"/>
        </w:rPr>
        <w:t xml:space="preserve"> y, la construcción de su documento esta soportado en investigaciones rigurosas</w:t>
      </w:r>
      <w:r w:rsidRPr="00F364E3">
        <w:rPr>
          <w:rFonts w:ascii="Quattrocento Sans" w:hAnsi="Quattrocento Sans"/>
          <w:color w:val="211D1E"/>
        </w:rPr>
        <w:t xml:space="preserve">. </w:t>
      </w:r>
    </w:p>
    <w:p w14:paraId="443D01A9" w14:textId="1422D6BB"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Identificar las fuentes originales </w:t>
      </w:r>
      <w:r w:rsidR="00D774D2">
        <w:rPr>
          <w:rFonts w:ascii="Quattrocento Sans" w:hAnsi="Quattrocento Sans"/>
          <w:color w:val="211D1E"/>
        </w:rPr>
        <w:t>relacionadas con el trabajo de investigación, los</w:t>
      </w:r>
      <w:r w:rsidRPr="00F364E3">
        <w:rPr>
          <w:rFonts w:ascii="Quattrocento Sans" w:hAnsi="Quattrocento Sans"/>
          <w:color w:val="211D1E"/>
        </w:rPr>
        <w:t xml:space="preserve"> métodos y técnicas pro</w:t>
      </w:r>
      <w:r w:rsidRPr="00F364E3">
        <w:rPr>
          <w:rFonts w:ascii="Quattrocento Sans" w:hAnsi="Quattrocento Sans"/>
          <w:color w:val="211D1E"/>
        </w:rPr>
        <w:softHyphen/>
        <w:t xml:space="preserve">venientes de investigaciones, estudios y experiencias anteriores. </w:t>
      </w:r>
    </w:p>
    <w:p w14:paraId="73757E9E" w14:textId="7D424F18"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Pr>
          <w:rFonts w:ascii="Quattrocento Sans" w:hAnsi="Quattrocento Sans"/>
          <w:color w:val="211D1E"/>
        </w:rPr>
        <w:t>A</w:t>
      </w:r>
      <w:r w:rsidRPr="00F364E3">
        <w:rPr>
          <w:rFonts w:ascii="Quattrocento Sans" w:hAnsi="Quattrocento Sans"/>
          <w:color w:val="211D1E"/>
        </w:rPr>
        <w:t xml:space="preserve">poyar los hechos y opiniones que el autor quiere expresar. </w:t>
      </w:r>
    </w:p>
    <w:p w14:paraId="4E4E4501" w14:textId="6379C9F6"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Orientar al lector interesado a informarse con mayor detalle sobre as</w:t>
      </w:r>
      <w:r w:rsidRPr="00F364E3">
        <w:rPr>
          <w:rFonts w:ascii="Quattrocento Sans" w:hAnsi="Quattrocento Sans"/>
          <w:color w:val="211D1E"/>
        </w:rPr>
        <w:softHyphen/>
        <w:t xml:space="preserve">pectos del contenido del documento. </w:t>
      </w:r>
    </w:p>
    <w:p w14:paraId="2BBA1F4A" w14:textId="27B1F143"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Permitir que, a partir de </w:t>
      </w:r>
      <w:r w:rsidR="00D774D2">
        <w:rPr>
          <w:rFonts w:ascii="Quattrocento Sans" w:hAnsi="Quattrocento Sans"/>
          <w:color w:val="211D1E"/>
        </w:rPr>
        <w:t>la revisión bibliográfica</w:t>
      </w:r>
      <w:r w:rsidRPr="00F364E3">
        <w:rPr>
          <w:rFonts w:ascii="Quattrocento Sans" w:hAnsi="Quattrocento Sans"/>
          <w:color w:val="211D1E"/>
        </w:rPr>
        <w:t xml:space="preserve">, otros autores puedan investigar otros aspectos subyacentes de una determinada investigación. </w:t>
      </w:r>
    </w:p>
    <w:p w14:paraId="1E4F3140" w14:textId="6948845E" w:rsidR="00F364E3" w:rsidRPr="00F364E3" w:rsidRDefault="00F364E3" w:rsidP="00D774D2">
      <w:pPr>
        <w:pStyle w:val="Default"/>
        <w:numPr>
          <w:ilvl w:val="0"/>
          <w:numId w:val="18"/>
        </w:numPr>
        <w:spacing w:before="120" w:after="120"/>
        <w:ind w:left="709" w:hanging="425"/>
        <w:rPr>
          <w:rFonts w:ascii="Quattrocento Sans" w:hAnsi="Quattrocento Sans"/>
          <w:color w:val="211D1E"/>
        </w:rPr>
      </w:pPr>
      <w:r w:rsidRPr="00F364E3">
        <w:rPr>
          <w:rFonts w:ascii="Quattrocento Sans" w:hAnsi="Quattrocento Sans"/>
          <w:color w:val="211D1E"/>
        </w:rPr>
        <w:t xml:space="preserve">No investigar lo ya investigado. </w:t>
      </w:r>
    </w:p>
    <w:p w14:paraId="47452961" w14:textId="77CD9043" w:rsidR="00F364E3" w:rsidRDefault="00F364E3" w:rsidP="00B12B9E"/>
    <w:p w14:paraId="40A3EB1B" w14:textId="691750CC" w:rsidR="00D774D2" w:rsidRPr="00AF7368" w:rsidRDefault="00D774D2" w:rsidP="00AF7368">
      <w:pPr>
        <w:pStyle w:val="Ttulo3"/>
      </w:pPr>
      <w:r w:rsidRPr="00AF7368">
        <w:t>Herramientas para la revisión bibliográfica</w:t>
      </w:r>
    </w:p>
    <w:p w14:paraId="2CD78976" w14:textId="77777777" w:rsidR="00D774D2" w:rsidRPr="00AF7368" w:rsidRDefault="005B77B6" w:rsidP="00D774D2">
      <w:pPr>
        <w:pStyle w:val="Prrafodelista"/>
        <w:numPr>
          <w:ilvl w:val="0"/>
          <w:numId w:val="15"/>
        </w:numPr>
        <w:spacing w:before="120" w:after="120"/>
        <w:ind w:left="851" w:hanging="425"/>
        <w:contextualSpacing w:val="0"/>
        <w:rPr>
          <w:rFonts w:ascii="Segoe UI" w:hAnsi="Segoe UI" w:cs="Segoe UI"/>
        </w:rPr>
      </w:pPr>
      <w:hyperlink r:id="rId16" w:history="1">
        <w:r w:rsidR="00D774D2"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17">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5B77B6"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18" w:history="1">
        <w:r w:rsidR="00D774D2" w:rsidRPr="00AF7368">
          <w:rPr>
            <w:rStyle w:val="Hipervnculo"/>
            <w:rFonts w:ascii="Segoe UI" w:hAnsi="Segoe UI" w:cs="Segoe UI"/>
          </w:rPr>
          <w:t>https://www.youtube.com/watch?v=rwYO6XVY-fI</w:t>
        </w:r>
      </w:hyperlink>
      <w:r w:rsidR="00D774D2"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r w:rsidRPr="18E71DD3">
        <w:rPr>
          <w:rFonts w:ascii="Segoe UI" w:hAnsi="Segoe UI" w:cs="Segoe UI"/>
          <w:lang w:val="en-US"/>
        </w:rPr>
        <w:t xml:space="preserve">SciMAT:  </w:t>
      </w:r>
      <w:r w:rsidR="005B77B6">
        <w:fldChar w:fldCharType="begin"/>
      </w:r>
      <w:r w:rsidR="005B77B6" w:rsidRPr="005B77B6">
        <w:rPr>
          <w:lang w:val="en-US"/>
          <w:rPrChange w:id="142" w:author="Juan Felipe Aranguren Checa" w:date="2025-03-25T10:36:00Z">
            <w:rPr/>
          </w:rPrChange>
        </w:rPr>
        <w:instrText xml:space="preserve"> HYPERLINK "https://sci2s.ugr.es/scimat/" \h </w:instrText>
      </w:r>
      <w:r w:rsidR="005B77B6">
        <w:fldChar w:fldCharType="separate"/>
      </w:r>
      <w:r w:rsidRPr="18E71DD3">
        <w:rPr>
          <w:rStyle w:val="Hipervnculo"/>
          <w:rFonts w:ascii="Segoe UI" w:hAnsi="Segoe UI" w:cs="Segoe UI"/>
          <w:lang w:val="en-US"/>
        </w:rPr>
        <w:t>https://sci2s.ugr.es/scimat/</w:t>
      </w:r>
      <w:r w:rsidR="005B77B6">
        <w:rPr>
          <w:rStyle w:val="Hipervnculo"/>
          <w:rFonts w:ascii="Segoe UI" w:hAnsi="Segoe UI" w:cs="Segoe UI"/>
          <w:lang w:val="en-US"/>
        </w:rPr>
        <w:fldChar w:fldCharType="end"/>
      </w:r>
    </w:p>
    <w:p w14:paraId="3F7A243A" w14:textId="763A089C" w:rsidR="2BF2993C" w:rsidRPr="00304F2F" w:rsidRDefault="005B77B6" w:rsidP="18E71DD3">
      <w:pPr>
        <w:pStyle w:val="Prrafodelista"/>
        <w:numPr>
          <w:ilvl w:val="0"/>
          <w:numId w:val="15"/>
        </w:numPr>
        <w:spacing w:before="120" w:after="120"/>
        <w:ind w:left="851" w:hanging="425"/>
        <w:jc w:val="left"/>
        <w:rPr>
          <w:lang w:val="en-US"/>
        </w:rPr>
      </w:pPr>
      <w:r>
        <w:fldChar w:fldCharType="begin"/>
      </w:r>
      <w:r w:rsidRPr="005B77B6">
        <w:rPr>
          <w:lang w:val="en-US"/>
          <w:rPrChange w:id="143" w:author="Juan Felipe Aranguren Checa" w:date="2025-03-25T10:36:00Z">
            <w:rPr/>
          </w:rPrChange>
        </w:rPr>
        <w:instrText xml:space="preserve"> HYPERLINK "https://www.mdpi.com/2227-7102/14/12/1406" \l ":~:text=significant%20increase%20in%20student%20motivation,as%20Spain%2C%20Colombia%20and%20China" \h </w:instrText>
      </w:r>
      <w:r>
        <w:fldChar w:fldCharType="separate"/>
      </w:r>
      <w:r w:rsidR="2BF2993C" w:rsidRPr="00304F2F">
        <w:rPr>
          <w:rStyle w:val="Hipervnculo"/>
          <w:lang w:val="en-US"/>
        </w:rPr>
        <w:t>https://www.mdpi.com/2227-7102/14/12/1406#:~:text=significant%20increase%20in%20student%20motivation,as%20Spain%2C%20Colombia%20and%20China</w:t>
      </w:r>
      <w:r>
        <w:rPr>
          <w:rStyle w:val="Hipervnculo"/>
          <w:lang w:val="en-US"/>
        </w:rPr>
        <w:fldChar w:fldCharType="end"/>
      </w:r>
      <w:r w:rsidR="2BF2993C" w:rsidRPr="00304F2F">
        <w:rPr>
          <w:lang w:val="en-US"/>
        </w:rPr>
        <w:t xml:space="preserve"> </w:t>
      </w:r>
    </w:p>
    <w:p w14:paraId="6B42B37C" w14:textId="3D801428" w:rsidR="5067B8E2" w:rsidRPr="00304F2F" w:rsidRDefault="005B77B6" w:rsidP="18E71DD3">
      <w:pPr>
        <w:pStyle w:val="Prrafodelista"/>
        <w:numPr>
          <w:ilvl w:val="0"/>
          <w:numId w:val="15"/>
        </w:numPr>
        <w:spacing w:before="120" w:after="120"/>
        <w:ind w:left="851" w:hanging="425"/>
        <w:jc w:val="left"/>
        <w:rPr>
          <w:lang w:val="en-US"/>
        </w:rPr>
      </w:pPr>
      <w:r>
        <w:fldChar w:fldCharType="begin"/>
      </w:r>
      <w:r w:rsidRPr="005B77B6">
        <w:rPr>
          <w:lang w:val="en-US"/>
          <w:rPrChange w:id="144" w:author="Juan Felipe Aranguren Checa" w:date="2025-03-25T10:36:00Z">
            <w:rPr/>
          </w:rPrChange>
        </w:rPr>
        <w:instrText xml:space="preserve"> HYPERLINK "https://www.astesj.com/v05/i06/p203/" \l ":~:text=The%20learning%20difficulties%20of%20Object,is%20determined%20by%20the%20study" \h </w:instrText>
      </w:r>
      <w:r>
        <w:fldChar w:fldCharType="separate"/>
      </w:r>
      <w:r w:rsidR="5067B8E2" w:rsidRPr="00304F2F">
        <w:rPr>
          <w:rStyle w:val="Hipervnculo"/>
          <w:lang w:val="en-US"/>
        </w:rPr>
        <w:t>https://www.astesj.com/v05/i06/p203/#:~:text=The%20learning%20difficulties%20of%20Object,is%20determined%20by%20the%20study</w:t>
      </w:r>
      <w:r>
        <w:rPr>
          <w:rStyle w:val="Hipervnculo"/>
          <w:lang w:val="en-US"/>
        </w:rPr>
        <w:fldChar w:fldCharType="end"/>
      </w:r>
      <w:r w:rsidR="5067B8E2" w:rsidRPr="00304F2F">
        <w:rPr>
          <w:lang w:val="en-US"/>
        </w:rPr>
        <w:t xml:space="preserve"> </w:t>
      </w:r>
    </w:p>
    <w:p w14:paraId="58DAB1C1" w14:textId="77777777" w:rsidR="00D774D2" w:rsidRPr="00F364E3" w:rsidRDefault="00D774D2" w:rsidP="00D774D2">
      <w:pPr>
        <w:rPr>
          <w:lang w:val="en-US"/>
        </w:rPr>
      </w:pPr>
    </w:p>
    <w:p w14:paraId="6016415C" w14:textId="2511D424" w:rsidR="00D774D2" w:rsidRDefault="00D774D2">
      <w:pPr>
        <w:spacing w:before="0" w:after="200" w:line="276" w:lineRule="auto"/>
        <w:ind w:firstLine="0"/>
        <w:jc w:val="left"/>
        <w:rPr>
          <w:lang w:val="en-US"/>
        </w:rPr>
      </w:pPr>
      <w:r>
        <w:rPr>
          <w:lang w:val="en-US"/>
        </w:rPr>
        <w:br w:type="page"/>
      </w:r>
    </w:p>
    <w:p w14:paraId="301D90D7" w14:textId="24DC23F1" w:rsidR="00D774D2" w:rsidRDefault="00D774D2" w:rsidP="00D774D2">
      <w:pPr>
        <w:pStyle w:val="Ttulo2"/>
        <w:spacing w:before="120" w:line="240" w:lineRule="auto"/>
        <w:jc w:val="left"/>
      </w:pPr>
      <w:r>
        <w:lastRenderedPageBreak/>
        <w:t>¿Gestores bibliográficos?</w:t>
      </w:r>
    </w:p>
    <w:p w14:paraId="66C5A038" w14:textId="40186A8E" w:rsidR="00D774D2" w:rsidRPr="00D774D2" w:rsidRDefault="00D774D2" w:rsidP="00D774D2">
      <w:pPr>
        <w:rPr>
          <w:szCs w:val="24"/>
        </w:rPr>
      </w:pPr>
      <w:r w:rsidRPr="00D774D2">
        <w:rPr>
          <w:szCs w:val="24"/>
          <w:shd w:val="clear" w:color="auto" w:fill="FFFFFF"/>
        </w:rPr>
        <w:t>Los gestores bibliográficos son programas que permiten crear una base de datos de referencias bibliográficas para utilización personal. Estas referencias se pueden utilizar para crear las citas y la bibliografía en los trabajos de investigación.</w:t>
      </w:r>
    </w:p>
    <w:p w14:paraId="46A05FAF" w14:textId="77777777" w:rsidR="00D774D2" w:rsidRPr="00D774D2" w:rsidRDefault="00D774D2" w:rsidP="00D774D2">
      <w:pPr>
        <w:rPr>
          <w:b/>
          <w:szCs w:val="24"/>
        </w:rPr>
      </w:pPr>
      <w:r w:rsidRPr="00D774D2">
        <w:rPr>
          <w:szCs w:val="24"/>
        </w:rPr>
        <w:t>Se recomienda utilizar gestores de referencias bibliográficas como</w:t>
      </w:r>
      <w:r w:rsidRPr="00D774D2">
        <w:rPr>
          <w:b/>
          <w:szCs w:val="24"/>
        </w:rPr>
        <w:t xml:space="preserve">: RefWork, BibTex (Latex), EndNote, Mendeley, CiteUlite, Zotero, </w:t>
      </w:r>
    </w:p>
    <w:p w14:paraId="65968085" w14:textId="5AF67DA0" w:rsidR="00D774D2" w:rsidRPr="00D774D2" w:rsidRDefault="00D774D2" w:rsidP="00B12B9E"/>
    <w:p w14:paraId="417741A7" w14:textId="77777777" w:rsidR="00970B06" w:rsidRPr="00CF509C" w:rsidRDefault="00970B06" w:rsidP="00B12B9E">
      <w:r w:rsidRPr="00CF509C">
        <w:rPr>
          <w:b/>
        </w:rPr>
        <w:t>NOTA IMPORTANTE:</w:t>
      </w:r>
      <w:r w:rsidRPr="00CF509C">
        <w:t xml:space="preserve"> Revisar </w:t>
      </w:r>
      <w:r w:rsidR="001808E7" w:rsidRPr="00CF509C">
        <w:t>los</w:t>
      </w:r>
      <w:r w:rsidRPr="00CF509C">
        <w:t xml:space="preserve"> documento</w:t>
      </w:r>
      <w:r w:rsidR="001808E7" w:rsidRPr="00CF509C">
        <w:t>s</w:t>
      </w:r>
      <w:r w:rsidRPr="00CF509C">
        <w:t xml:space="preserve"> </w:t>
      </w:r>
      <w:r w:rsidRPr="00CF509C">
        <w:rPr>
          <w:i/>
        </w:rPr>
        <w:t>IEEE References</w:t>
      </w:r>
      <w:r w:rsidR="001808E7" w:rsidRPr="00CF509C">
        <w:rPr>
          <w:i/>
        </w:rPr>
        <w:t xml:space="preserve"> y Citaciones con APA</w:t>
      </w:r>
      <w:r w:rsidRPr="00CF509C">
        <w:t xml:space="preserve"> que se encuentra</w:t>
      </w:r>
      <w:r w:rsidR="001808E7" w:rsidRPr="00CF509C">
        <w:t>n</w:t>
      </w:r>
      <w:r w:rsidRPr="00CF509C">
        <w:t xml:space="preserve"> en la plataforma Moodle para una guía detallada </w:t>
      </w:r>
      <w:r w:rsidR="001808E7" w:rsidRPr="00CF509C">
        <w:t>sobre</w:t>
      </w:r>
      <w:r w:rsidRPr="00CF509C">
        <w:t xml:space="preserve"> cómo </w:t>
      </w:r>
      <w:r w:rsidR="001808E7" w:rsidRPr="00CF509C">
        <w:t>incluir</w:t>
      </w:r>
      <w:r w:rsidRPr="00CF509C">
        <w:t xml:space="preserve"> las distintas referencias bibliográficas en el documento final.</w:t>
      </w:r>
    </w:p>
    <w:p w14:paraId="171E7079" w14:textId="24257DE5" w:rsidR="001808E7" w:rsidRDefault="001808E7" w:rsidP="00B12B9E"/>
    <w:p w14:paraId="4D5B7935" w14:textId="16DF5E3D" w:rsidR="00D774D2" w:rsidRDefault="00D774D2" w:rsidP="00B12B9E"/>
    <w:p w14:paraId="122F1850" w14:textId="688523F7" w:rsidR="00D774D2" w:rsidRDefault="00D774D2" w:rsidP="00B12B9E"/>
    <w:p w14:paraId="56C197B7" w14:textId="57C9042D" w:rsidR="00D774D2" w:rsidRDefault="00D774D2" w:rsidP="00B12B9E"/>
    <w:p w14:paraId="55B2242A" w14:textId="5BE59ADC" w:rsidR="00D774D2" w:rsidRDefault="00D774D2" w:rsidP="00B12B9E"/>
    <w:p w14:paraId="1272DB5E" w14:textId="0F00D9ED" w:rsidR="00D774D2" w:rsidRDefault="00D774D2" w:rsidP="00B12B9E"/>
    <w:p w14:paraId="58364F10" w14:textId="77777777" w:rsidR="0079771B" w:rsidRPr="00AB2CF2" w:rsidRDefault="0079771B" w:rsidP="00B761BA"/>
    <w:p w14:paraId="36840E73" w14:textId="77777777" w:rsidR="0079771B" w:rsidRPr="00AB2CF2" w:rsidRDefault="0079771B" w:rsidP="00B761BA"/>
    <w:sectPr w:rsidR="0079771B" w:rsidRPr="00AB2CF2" w:rsidSect="00463C70">
      <w:headerReference w:type="default" r:id="rId19"/>
      <w:footerReference w:type="default" r:id="rId20"/>
      <w:pgSz w:w="12240" w:h="15840"/>
      <w:pgMar w:top="1440" w:right="1080" w:bottom="1440" w:left="108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Juan Felipe Aranguren Checa" w:date="2025-03-25T10:05:00Z" w:initials="JFAC">
    <w:p w14:paraId="050C63FC" w14:textId="3203115B" w:rsidR="00441E8F" w:rsidRPr="00441E8F" w:rsidRDefault="00441E8F">
      <w:pPr>
        <w:pStyle w:val="Textocomentario"/>
        <w:rPr>
          <w:lang w:val="es-CO"/>
        </w:rPr>
      </w:pPr>
      <w:r>
        <w:rPr>
          <w:rStyle w:val="Refdecomentario"/>
        </w:rPr>
        <w:annotationRef/>
      </w:r>
      <w:r w:rsidRPr="00441E8F">
        <w:rPr>
          <w:lang w:val="es-CO"/>
        </w:rPr>
        <w:t>Incluir alguna cita que soporte e</w:t>
      </w:r>
      <w:r>
        <w:rPr>
          <w:lang w:val="es-CO"/>
        </w:rPr>
        <w:t>sta afirmación, sino quitarla.</w:t>
      </w:r>
    </w:p>
  </w:comment>
  <w:comment w:id="19" w:author="Juan Felipe Aranguren Checa" w:date="2025-03-25T10:10:00Z" w:initials="JFAC">
    <w:p w14:paraId="5385E8D9" w14:textId="011F4747" w:rsidR="004032D1" w:rsidRPr="004032D1" w:rsidRDefault="004032D1">
      <w:pPr>
        <w:pStyle w:val="Textocomentario"/>
        <w:rPr>
          <w:lang w:val="es-CO"/>
        </w:rPr>
      </w:pPr>
      <w:r>
        <w:rPr>
          <w:rStyle w:val="Refdecomentario"/>
        </w:rPr>
        <w:annotationRef/>
      </w:r>
      <w:r w:rsidRPr="004032D1">
        <w:rPr>
          <w:lang w:val="es-CO"/>
        </w:rPr>
        <w:t>Sugiero emplear un gestor de c</w:t>
      </w:r>
      <w:r>
        <w:rPr>
          <w:lang w:val="es-CO"/>
        </w:rPr>
        <w:t>itas como Mendeley para facilitar el manejo de éstas y la generación de la bibliografía fácilmente.</w:t>
      </w:r>
    </w:p>
  </w:comment>
  <w:comment w:id="73" w:author="Juan Felipe Aranguren Checa" w:date="2025-03-25T10:21:00Z" w:initials="JFAC">
    <w:p w14:paraId="18D4CE0D" w14:textId="1B7B1690" w:rsidR="000A6EA1" w:rsidRDefault="000A6EA1">
      <w:pPr>
        <w:pStyle w:val="Textocomentario"/>
      </w:pPr>
      <w:r>
        <w:rPr>
          <w:rStyle w:val="Refdecomentario"/>
        </w:rPr>
        <w:annotationRef/>
      </w:r>
      <w:r>
        <w:t>Verificar cita</w:t>
      </w:r>
    </w:p>
  </w:comment>
  <w:comment w:id="126" w:author="Juan Felipe Aranguren Checa" w:date="2025-03-25T10:32:00Z" w:initials="JFAC">
    <w:p w14:paraId="2BC26393" w14:textId="326B985B" w:rsidR="00E17E0D" w:rsidRDefault="00E17E0D">
      <w:pPr>
        <w:pStyle w:val="Textocomentario"/>
      </w:pPr>
      <w:r>
        <w:rPr>
          <w:rStyle w:val="Refdecomentario"/>
        </w:rPr>
        <w:annotationRef/>
      </w:r>
      <w:r>
        <w:t>Añadir citas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0C63FC" w15:done="0"/>
  <w15:commentEx w15:paraId="5385E8D9" w15:done="0"/>
  <w15:commentEx w15:paraId="18D4CE0D" w15:done="0"/>
  <w15:commentEx w15:paraId="2BC263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8CFE72" w16cex:dateUtc="2025-03-25T15:05:00Z"/>
  <w16cex:commentExtensible w16cex:durableId="2B8CFFA1" w16cex:dateUtc="2025-03-25T15:10:00Z"/>
  <w16cex:commentExtensible w16cex:durableId="2B8D020F" w16cex:dateUtc="2025-03-25T15:21:00Z"/>
  <w16cex:commentExtensible w16cex:durableId="2B8D04C4" w16cex:dateUtc="2025-03-25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0C63FC" w16cid:durableId="2B8CFE72"/>
  <w16cid:commentId w16cid:paraId="5385E8D9" w16cid:durableId="2B8CFFA1"/>
  <w16cid:commentId w16cid:paraId="18D4CE0D" w16cid:durableId="2B8D020F"/>
  <w16cid:commentId w16cid:paraId="2BC26393" w16cid:durableId="2B8D0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064CC" w14:textId="77777777" w:rsidR="00B533B7" w:rsidRDefault="00B533B7" w:rsidP="001F55D0">
      <w:pPr>
        <w:spacing w:before="0" w:after="0" w:line="240" w:lineRule="auto"/>
      </w:pPr>
      <w:r>
        <w:separator/>
      </w:r>
    </w:p>
  </w:endnote>
  <w:endnote w:type="continuationSeparator" w:id="0">
    <w:p w14:paraId="7AC180E4" w14:textId="77777777" w:rsidR="00B533B7" w:rsidRDefault="00B533B7" w:rsidP="001F55D0">
      <w:pPr>
        <w:spacing w:before="0" w:after="0" w:line="240" w:lineRule="auto"/>
      </w:pPr>
      <w:r>
        <w:continuationSeparator/>
      </w:r>
    </w:p>
  </w:endnote>
  <w:endnote w:type="continuationNotice" w:id="1">
    <w:p w14:paraId="38FA63EA" w14:textId="77777777" w:rsidR="00B533B7" w:rsidRDefault="00B533B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charset w:val="00"/>
    <w:family w:val="roman"/>
    <w:pitch w:val="default"/>
    <w:sig w:usb0="00000003" w:usb1="00000000" w:usb2="00000000" w:usb3="00000000" w:csb0="00000001"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475536"/>
      <w:docPartObj>
        <w:docPartGallery w:val="Page Numbers (Bottom of Page)"/>
        <w:docPartUnique/>
      </w:docPartObj>
    </w:sdtPr>
    <w:sdtEnd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F328" w14:textId="77777777" w:rsidR="00B533B7" w:rsidRDefault="00B533B7" w:rsidP="001F55D0">
      <w:pPr>
        <w:spacing w:before="0" w:after="0" w:line="240" w:lineRule="auto"/>
      </w:pPr>
      <w:r>
        <w:separator/>
      </w:r>
    </w:p>
  </w:footnote>
  <w:footnote w:type="continuationSeparator" w:id="0">
    <w:p w14:paraId="7CD7E33B" w14:textId="77777777" w:rsidR="00B533B7" w:rsidRDefault="00B533B7" w:rsidP="001F55D0">
      <w:pPr>
        <w:spacing w:before="0" w:after="0" w:line="240" w:lineRule="auto"/>
      </w:pPr>
      <w:r>
        <w:continuationSeparator/>
      </w:r>
    </w:p>
  </w:footnote>
  <w:footnote w:type="continuationNotice" w:id="1">
    <w:p w14:paraId="7292B1EE" w14:textId="77777777" w:rsidR="00B533B7" w:rsidRDefault="00B533B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4"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5"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1"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C447FB2"/>
    <w:multiLevelType w:val="hybridMultilevel"/>
    <w:tmpl w:val="3D7C481A"/>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abstractNumId w:val="10"/>
  </w:num>
  <w:num w:numId="2">
    <w:abstractNumId w:val="12"/>
  </w:num>
  <w:num w:numId="3">
    <w:abstractNumId w:val="3"/>
  </w:num>
  <w:num w:numId="4">
    <w:abstractNumId w:val="18"/>
  </w:num>
  <w:num w:numId="5">
    <w:abstractNumId w:val="6"/>
  </w:num>
  <w:num w:numId="6">
    <w:abstractNumId w:val="7"/>
  </w:num>
  <w:num w:numId="7">
    <w:abstractNumId w:val="17"/>
  </w:num>
  <w:num w:numId="8">
    <w:abstractNumId w:val="15"/>
  </w:num>
  <w:num w:numId="9">
    <w:abstractNumId w:val="9"/>
  </w:num>
  <w:num w:numId="10">
    <w:abstractNumId w:val="19"/>
  </w:num>
  <w:num w:numId="11">
    <w:abstractNumId w:val="14"/>
  </w:num>
  <w:num w:numId="12">
    <w:abstractNumId w:val="13"/>
  </w:num>
  <w:num w:numId="13">
    <w:abstractNumId w:val="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8"/>
  </w:num>
  <w:num w:numId="18">
    <w:abstractNumId w:val="5"/>
  </w:num>
  <w:num w:numId="19">
    <w:abstractNumId w:val="2"/>
  </w:num>
  <w:num w:numId="20">
    <w:abstractNumId w:val="20"/>
  </w:num>
  <w:num w:numId="21">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Felipe Aranguren Checa">
    <w15:presenceInfo w15:providerId="AD" w15:userId="S::1085297617@icesi.edu.co::2290aa4d-1cdd-43fc-b740-def32f6a5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6412"/>
    <w:rsid w:val="000274DF"/>
    <w:rsid w:val="00027B62"/>
    <w:rsid w:val="00033098"/>
    <w:rsid w:val="0003326A"/>
    <w:rsid w:val="00033D61"/>
    <w:rsid w:val="0003583A"/>
    <w:rsid w:val="00035A3E"/>
    <w:rsid w:val="00036CB8"/>
    <w:rsid w:val="000370E4"/>
    <w:rsid w:val="000436FA"/>
    <w:rsid w:val="000476F9"/>
    <w:rsid w:val="00047F06"/>
    <w:rsid w:val="00051369"/>
    <w:rsid w:val="00052C6D"/>
    <w:rsid w:val="000550A2"/>
    <w:rsid w:val="0005741A"/>
    <w:rsid w:val="00057B03"/>
    <w:rsid w:val="00060187"/>
    <w:rsid w:val="00060ECB"/>
    <w:rsid w:val="00061EBF"/>
    <w:rsid w:val="00063AF8"/>
    <w:rsid w:val="000649B2"/>
    <w:rsid w:val="000734A9"/>
    <w:rsid w:val="00074D49"/>
    <w:rsid w:val="00074F5D"/>
    <w:rsid w:val="00083318"/>
    <w:rsid w:val="0008495C"/>
    <w:rsid w:val="00086BFD"/>
    <w:rsid w:val="00090D76"/>
    <w:rsid w:val="00092B6C"/>
    <w:rsid w:val="00095AF9"/>
    <w:rsid w:val="00097A04"/>
    <w:rsid w:val="000A5C06"/>
    <w:rsid w:val="000A6663"/>
    <w:rsid w:val="000A6EA1"/>
    <w:rsid w:val="000A7501"/>
    <w:rsid w:val="000B1C55"/>
    <w:rsid w:val="000B2138"/>
    <w:rsid w:val="000B62F2"/>
    <w:rsid w:val="000B63B0"/>
    <w:rsid w:val="000B6E1D"/>
    <w:rsid w:val="000B74E1"/>
    <w:rsid w:val="000C36B1"/>
    <w:rsid w:val="000C3E3D"/>
    <w:rsid w:val="000C7E79"/>
    <w:rsid w:val="000D5F85"/>
    <w:rsid w:val="000E15B2"/>
    <w:rsid w:val="000E2A46"/>
    <w:rsid w:val="000E3922"/>
    <w:rsid w:val="000E55D6"/>
    <w:rsid w:val="000E78C6"/>
    <w:rsid w:val="000F15F7"/>
    <w:rsid w:val="000F3ACA"/>
    <w:rsid w:val="00103624"/>
    <w:rsid w:val="00105233"/>
    <w:rsid w:val="00107F9F"/>
    <w:rsid w:val="001103B8"/>
    <w:rsid w:val="001106D3"/>
    <w:rsid w:val="001108E7"/>
    <w:rsid w:val="00110DFB"/>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E01"/>
    <w:rsid w:val="00156216"/>
    <w:rsid w:val="00157C7D"/>
    <w:rsid w:val="001648C8"/>
    <w:rsid w:val="00164986"/>
    <w:rsid w:val="00164A78"/>
    <w:rsid w:val="0016554A"/>
    <w:rsid w:val="00166E3C"/>
    <w:rsid w:val="00172BB8"/>
    <w:rsid w:val="001778B6"/>
    <w:rsid w:val="001808E7"/>
    <w:rsid w:val="00182260"/>
    <w:rsid w:val="00183B40"/>
    <w:rsid w:val="0018555A"/>
    <w:rsid w:val="00186DA1"/>
    <w:rsid w:val="00187AFE"/>
    <w:rsid w:val="0019557E"/>
    <w:rsid w:val="001A1D8E"/>
    <w:rsid w:val="001A2109"/>
    <w:rsid w:val="001A335B"/>
    <w:rsid w:val="001A5751"/>
    <w:rsid w:val="001B2135"/>
    <w:rsid w:val="001B328C"/>
    <w:rsid w:val="001B5349"/>
    <w:rsid w:val="001B5819"/>
    <w:rsid w:val="001B6332"/>
    <w:rsid w:val="001B6446"/>
    <w:rsid w:val="001B6605"/>
    <w:rsid w:val="001C3569"/>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FC6"/>
    <w:rsid w:val="00223CD9"/>
    <w:rsid w:val="002246C9"/>
    <w:rsid w:val="00224913"/>
    <w:rsid w:val="00226FEF"/>
    <w:rsid w:val="002302BB"/>
    <w:rsid w:val="0023225C"/>
    <w:rsid w:val="0023241D"/>
    <w:rsid w:val="002325DF"/>
    <w:rsid w:val="0023421A"/>
    <w:rsid w:val="00235447"/>
    <w:rsid w:val="00235CB9"/>
    <w:rsid w:val="0023624F"/>
    <w:rsid w:val="00237E94"/>
    <w:rsid w:val="00240184"/>
    <w:rsid w:val="00240320"/>
    <w:rsid w:val="002500A7"/>
    <w:rsid w:val="00251D53"/>
    <w:rsid w:val="00253D0F"/>
    <w:rsid w:val="00256E56"/>
    <w:rsid w:val="00257882"/>
    <w:rsid w:val="002605BE"/>
    <w:rsid w:val="00262507"/>
    <w:rsid w:val="0026677F"/>
    <w:rsid w:val="00266898"/>
    <w:rsid w:val="00267083"/>
    <w:rsid w:val="00270DC8"/>
    <w:rsid w:val="002726DB"/>
    <w:rsid w:val="002767FF"/>
    <w:rsid w:val="00277088"/>
    <w:rsid w:val="00281243"/>
    <w:rsid w:val="00282A14"/>
    <w:rsid w:val="002872BE"/>
    <w:rsid w:val="0029083D"/>
    <w:rsid w:val="00294169"/>
    <w:rsid w:val="00295AF2"/>
    <w:rsid w:val="002A1C73"/>
    <w:rsid w:val="002A682D"/>
    <w:rsid w:val="002B4EC7"/>
    <w:rsid w:val="002B6A0A"/>
    <w:rsid w:val="002B6E74"/>
    <w:rsid w:val="002C1AC9"/>
    <w:rsid w:val="002C4865"/>
    <w:rsid w:val="002C4AA2"/>
    <w:rsid w:val="002D62EB"/>
    <w:rsid w:val="002E3A14"/>
    <w:rsid w:val="002F2106"/>
    <w:rsid w:val="002F54EE"/>
    <w:rsid w:val="002F5A0B"/>
    <w:rsid w:val="00301B23"/>
    <w:rsid w:val="0030385D"/>
    <w:rsid w:val="00304F2F"/>
    <w:rsid w:val="003054E3"/>
    <w:rsid w:val="00307AD0"/>
    <w:rsid w:val="003103A1"/>
    <w:rsid w:val="003107AE"/>
    <w:rsid w:val="00311A81"/>
    <w:rsid w:val="00311AC0"/>
    <w:rsid w:val="00312A23"/>
    <w:rsid w:val="00317DEC"/>
    <w:rsid w:val="00320982"/>
    <w:rsid w:val="0032599F"/>
    <w:rsid w:val="0032653B"/>
    <w:rsid w:val="0033090C"/>
    <w:rsid w:val="003350CC"/>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B16"/>
    <w:rsid w:val="003A61DB"/>
    <w:rsid w:val="003B29EA"/>
    <w:rsid w:val="003C0D72"/>
    <w:rsid w:val="003C49D1"/>
    <w:rsid w:val="003C71C4"/>
    <w:rsid w:val="003D106A"/>
    <w:rsid w:val="003D18FA"/>
    <w:rsid w:val="003D2D05"/>
    <w:rsid w:val="003E2B51"/>
    <w:rsid w:val="003E58C3"/>
    <w:rsid w:val="003E5BAB"/>
    <w:rsid w:val="003F25B4"/>
    <w:rsid w:val="0040075C"/>
    <w:rsid w:val="004032D1"/>
    <w:rsid w:val="0040414E"/>
    <w:rsid w:val="0040459B"/>
    <w:rsid w:val="0040499E"/>
    <w:rsid w:val="00406AE6"/>
    <w:rsid w:val="004218C6"/>
    <w:rsid w:val="00423EA4"/>
    <w:rsid w:val="00431012"/>
    <w:rsid w:val="0043370A"/>
    <w:rsid w:val="00433F7F"/>
    <w:rsid w:val="00435333"/>
    <w:rsid w:val="00437CCA"/>
    <w:rsid w:val="00440C27"/>
    <w:rsid w:val="00441E8F"/>
    <w:rsid w:val="004422EA"/>
    <w:rsid w:val="004430E2"/>
    <w:rsid w:val="00443CF4"/>
    <w:rsid w:val="0044566E"/>
    <w:rsid w:val="00445FBF"/>
    <w:rsid w:val="0044611C"/>
    <w:rsid w:val="00447AEC"/>
    <w:rsid w:val="0045178C"/>
    <w:rsid w:val="00457100"/>
    <w:rsid w:val="004622EC"/>
    <w:rsid w:val="00462A35"/>
    <w:rsid w:val="00463098"/>
    <w:rsid w:val="00463C70"/>
    <w:rsid w:val="00463CCB"/>
    <w:rsid w:val="0046641F"/>
    <w:rsid w:val="00467028"/>
    <w:rsid w:val="00470905"/>
    <w:rsid w:val="004710EA"/>
    <w:rsid w:val="004726F2"/>
    <w:rsid w:val="004730F9"/>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F30"/>
    <w:rsid w:val="004C24CE"/>
    <w:rsid w:val="004C4A97"/>
    <w:rsid w:val="004C57B5"/>
    <w:rsid w:val="004D1535"/>
    <w:rsid w:val="004D1D2B"/>
    <w:rsid w:val="004D1DCD"/>
    <w:rsid w:val="004D5329"/>
    <w:rsid w:val="004D7416"/>
    <w:rsid w:val="004E467C"/>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EF4"/>
    <w:rsid w:val="00524C77"/>
    <w:rsid w:val="0053081D"/>
    <w:rsid w:val="00530C82"/>
    <w:rsid w:val="0053391B"/>
    <w:rsid w:val="00533AFA"/>
    <w:rsid w:val="005411B0"/>
    <w:rsid w:val="00542D12"/>
    <w:rsid w:val="0054527A"/>
    <w:rsid w:val="005477F9"/>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730"/>
    <w:rsid w:val="005B2B9C"/>
    <w:rsid w:val="005B57B5"/>
    <w:rsid w:val="005B7241"/>
    <w:rsid w:val="005B77B6"/>
    <w:rsid w:val="005B7D68"/>
    <w:rsid w:val="005C0168"/>
    <w:rsid w:val="005C102C"/>
    <w:rsid w:val="005C17AA"/>
    <w:rsid w:val="005C1EC2"/>
    <w:rsid w:val="005C2580"/>
    <w:rsid w:val="005C6C73"/>
    <w:rsid w:val="005D2084"/>
    <w:rsid w:val="005D37CB"/>
    <w:rsid w:val="005D4FE4"/>
    <w:rsid w:val="005D60F9"/>
    <w:rsid w:val="005D61F4"/>
    <w:rsid w:val="005D6FF4"/>
    <w:rsid w:val="005E0488"/>
    <w:rsid w:val="005E1E4B"/>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41E5"/>
    <w:rsid w:val="00616969"/>
    <w:rsid w:val="00616FAD"/>
    <w:rsid w:val="00620272"/>
    <w:rsid w:val="00620BA4"/>
    <w:rsid w:val="00622399"/>
    <w:rsid w:val="00623701"/>
    <w:rsid w:val="006271FA"/>
    <w:rsid w:val="0063009E"/>
    <w:rsid w:val="00633BB0"/>
    <w:rsid w:val="00635770"/>
    <w:rsid w:val="00636165"/>
    <w:rsid w:val="00640C3B"/>
    <w:rsid w:val="006449D7"/>
    <w:rsid w:val="00647965"/>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44EF"/>
    <w:rsid w:val="006A651A"/>
    <w:rsid w:val="006A72CB"/>
    <w:rsid w:val="006A732A"/>
    <w:rsid w:val="006A7AF4"/>
    <w:rsid w:val="006A7E24"/>
    <w:rsid w:val="006B262D"/>
    <w:rsid w:val="006B3452"/>
    <w:rsid w:val="006B3FBB"/>
    <w:rsid w:val="006B4E75"/>
    <w:rsid w:val="006B52C5"/>
    <w:rsid w:val="006C0995"/>
    <w:rsid w:val="006C2840"/>
    <w:rsid w:val="006C2A25"/>
    <w:rsid w:val="006C4356"/>
    <w:rsid w:val="006C6702"/>
    <w:rsid w:val="006C67C6"/>
    <w:rsid w:val="006D0134"/>
    <w:rsid w:val="006D3CFE"/>
    <w:rsid w:val="006D73D7"/>
    <w:rsid w:val="006D7470"/>
    <w:rsid w:val="006D7D5D"/>
    <w:rsid w:val="006E3952"/>
    <w:rsid w:val="006E43E6"/>
    <w:rsid w:val="006E663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C96"/>
    <w:rsid w:val="007302D3"/>
    <w:rsid w:val="00730AC2"/>
    <w:rsid w:val="007376C8"/>
    <w:rsid w:val="007432E4"/>
    <w:rsid w:val="00743490"/>
    <w:rsid w:val="00744903"/>
    <w:rsid w:val="007470C3"/>
    <w:rsid w:val="00753040"/>
    <w:rsid w:val="0075743E"/>
    <w:rsid w:val="00757697"/>
    <w:rsid w:val="00762091"/>
    <w:rsid w:val="007630C0"/>
    <w:rsid w:val="00771C8C"/>
    <w:rsid w:val="007767E2"/>
    <w:rsid w:val="007837EC"/>
    <w:rsid w:val="00784B12"/>
    <w:rsid w:val="0078512A"/>
    <w:rsid w:val="00790559"/>
    <w:rsid w:val="00790619"/>
    <w:rsid w:val="00790AAF"/>
    <w:rsid w:val="00791A7F"/>
    <w:rsid w:val="00791AA2"/>
    <w:rsid w:val="00792D91"/>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250"/>
    <w:rsid w:val="007C0E3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7E89"/>
    <w:rsid w:val="00822F5F"/>
    <w:rsid w:val="008238BF"/>
    <w:rsid w:val="0082396A"/>
    <w:rsid w:val="00833819"/>
    <w:rsid w:val="0083547E"/>
    <w:rsid w:val="0084192A"/>
    <w:rsid w:val="00843AA0"/>
    <w:rsid w:val="0084780A"/>
    <w:rsid w:val="00847F15"/>
    <w:rsid w:val="008530DA"/>
    <w:rsid w:val="00853920"/>
    <w:rsid w:val="00861A46"/>
    <w:rsid w:val="00861E26"/>
    <w:rsid w:val="00862F8C"/>
    <w:rsid w:val="00863C51"/>
    <w:rsid w:val="00863D58"/>
    <w:rsid w:val="00867BFF"/>
    <w:rsid w:val="008758A6"/>
    <w:rsid w:val="00877B6F"/>
    <w:rsid w:val="00877C11"/>
    <w:rsid w:val="00877FB8"/>
    <w:rsid w:val="00881182"/>
    <w:rsid w:val="0088316D"/>
    <w:rsid w:val="008854A3"/>
    <w:rsid w:val="00885AE8"/>
    <w:rsid w:val="00886D43"/>
    <w:rsid w:val="00891DB6"/>
    <w:rsid w:val="008922EE"/>
    <w:rsid w:val="0089517C"/>
    <w:rsid w:val="00896FE8"/>
    <w:rsid w:val="008A146F"/>
    <w:rsid w:val="008A3DF3"/>
    <w:rsid w:val="008A4BE3"/>
    <w:rsid w:val="008A52F3"/>
    <w:rsid w:val="008B3700"/>
    <w:rsid w:val="008B6904"/>
    <w:rsid w:val="008C585A"/>
    <w:rsid w:val="008C6DF9"/>
    <w:rsid w:val="008D09FC"/>
    <w:rsid w:val="008D553E"/>
    <w:rsid w:val="008D556A"/>
    <w:rsid w:val="008E2535"/>
    <w:rsid w:val="008E526B"/>
    <w:rsid w:val="008E5C95"/>
    <w:rsid w:val="008F71EB"/>
    <w:rsid w:val="009009F3"/>
    <w:rsid w:val="00901F8C"/>
    <w:rsid w:val="00905597"/>
    <w:rsid w:val="00906C37"/>
    <w:rsid w:val="0091073F"/>
    <w:rsid w:val="00913110"/>
    <w:rsid w:val="009165D6"/>
    <w:rsid w:val="00916C0F"/>
    <w:rsid w:val="00920DD6"/>
    <w:rsid w:val="00926EE6"/>
    <w:rsid w:val="00932A08"/>
    <w:rsid w:val="009338F7"/>
    <w:rsid w:val="00933ECA"/>
    <w:rsid w:val="0093625A"/>
    <w:rsid w:val="0094366C"/>
    <w:rsid w:val="00945D7E"/>
    <w:rsid w:val="00947AF8"/>
    <w:rsid w:val="00950BD9"/>
    <w:rsid w:val="009529EE"/>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B3B5A"/>
    <w:rsid w:val="009B47EE"/>
    <w:rsid w:val="009B537F"/>
    <w:rsid w:val="009B56A0"/>
    <w:rsid w:val="009C207F"/>
    <w:rsid w:val="009C5253"/>
    <w:rsid w:val="009D3DE8"/>
    <w:rsid w:val="009D6A86"/>
    <w:rsid w:val="009D7AAB"/>
    <w:rsid w:val="009E14CD"/>
    <w:rsid w:val="009E258E"/>
    <w:rsid w:val="009E2867"/>
    <w:rsid w:val="009E28F1"/>
    <w:rsid w:val="009F112F"/>
    <w:rsid w:val="009F29CD"/>
    <w:rsid w:val="009F4722"/>
    <w:rsid w:val="009F5C00"/>
    <w:rsid w:val="00A03FC7"/>
    <w:rsid w:val="00A113D2"/>
    <w:rsid w:val="00A13FA9"/>
    <w:rsid w:val="00A215D0"/>
    <w:rsid w:val="00A23A5C"/>
    <w:rsid w:val="00A24976"/>
    <w:rsid w:val="00A2630A"/>
    <w:rsid w:val="00A2650A"/>
    <w:rsid w:val="00A27F55"/>
    <w:rsid w:val="00A30B96"/>
    <w:rsid w:val="00A30F29"/>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389E"/>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533B7"/>
    <w:rsid w:val="00B63960"/>
    <w:rsid w:val="00B6508B"/>
    <w:rsid w:val="00B70719"/>
    <w:rsid w:val="00B74180"/>
    <w:rsid w:val="00B74862"/>
    <w:rsid w:val="00B761BA"/>
    <w:rsid w:val="00B81510"/>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41E7"/>
    <w:rsid w:val="00C26346"/>
    <w:rsid w:val="00C30086"/>
    <w:rsid w:val="00C31E44"/>
    <w:rsid w:val="00C31EED"/>
    <w:rsid w:val="00C323E2"/>
    <w:rsid w:val="00C3334D"/>
    <w:rsid w:val="00C3554D"/>
    <w:rsid w:val="00C355A8"/>
    <w:rsid w:val="00C35D98"/>
    <w:rsid w:val="00C368A1"/>
    <w:rsid w:val="00C37073"/>
    <w:rsid w:val="00C41171"/>
    <w:rsid w:val="00C427E7"/>
    <w:rsid w:val="00C519F0"/>
    <w:rsid w:val="00C54BD9"/>
    <w:rsid w:val="00C54D20"/>
    <w:rsid w:val="00C56A5B"/>
    <w:rsid w:val="00C57B46"/>
    <w:rsid w:val="00C642D9"/>
    <w:rsid w:val="00C729ED"/>
    <w:rsid w:val="00C76114"/>
    <w:rsid w:val="00C76715"/>
    <w:rsid w:val="00C7718E"/>
    <w:rsid w:val="00C86ACC"/>
    <w:rsid w:val="00C9109F"/>
    <w:rsid w:val="00C9257A"/>
    <w:rsid w:val="00C96530"/>
    <w:rsid w:val="00CA0715"/>
    <w:rsid w:val="00CA12D9"/>
    <w:rsid w:val="00CA2194"/>
    <w:rsid w:val="00CA2ACB"/>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7BF5"/>
    <w:rsid w:val="00CE042C"/>
    <w:rsid w:val="00CE0C54"/>
    <w:rsid w:val="00CE2477"/>
    <w:rsid w:val="00CF38F0"/>
    <w:rsid w:val="00CF49EE"/>
    <w:rsid w:val="00CF509C"/>
    <w:rsid w:val="00D02B40"/>
    <w:rsid w:val="00D0432A"/>
    <w:rsid w:val="00D0571E"/>
    <w:rsid w:val="00D13F59"/>
    <w:rsid w:val="00D17574"/>
    <w:rsid w:val="00D22A80"/>
    <w:rsid w:val="00D27596"/>
    <w:rsid w:val="00D27A16"/>
    <w:rsid w:val="00D27B86"/>
    <w:rsid w:val="00D30B40"/>
    <w:rsid w:val="00D31F55"/>
    <w:rsid w:val="00D31F8B"/>
    <w:rsid w:val="00D339ED"/>
    <w:rsid w:val="00D34005"/>
    <w:rsid w:val="00D34D18"/>
    <w:rsid w:val="00D351CF"/>
    <w:rsid w:val="00D357FA"/>
    <w:rsid w:val="00D37BAC"/>
    <w:rsid w:val="00D42094"/>
    <w:rsid w:val="00D452ED"/>
    <w:rsid w:val="00D46288"/>
    <w:rsid w:val="00D622B7"/>
    <w:rsid w:val="00D62859"/>
    <w:rsid w:val="00D63542"/>
    <w:rsid w:val="00D6566D"/>
    <w:rsid w:val="00D661ED"/>
    <w:rsid w:val="00D707A1"/>
    <w:rsid w:val="00D70ADA"/>
    <w:rsid w:val="00D73E1E"/>
    <w:rsid w:val="00D74400"/>
    <w:rsid w:val="00D75B09"/>
    <w:rsid w:val="00D75D9E"/>
    <w:rsid w:val="00D774D2"/>
    <w:rsid w:val="00D817D2"/>
    <w:rsid w:val="00D81E28"/>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B5133"/>
    <w:rsid w:val="00DB7810"/>
    <w:rsid w:val="00DC299D"/>
    <w:rsid w:val="00DC43AD"/>
    <w:rsid w:val="00DD04B3"/>
    <w:rsid w:val="00DD1707"/>
    <w:rsid w:val="00DD575C"/>
    <w:rsid w:val="00DD5A74"/>
    <w:rsid w:val="00DD6BBE"/>
    <w:rsid w:val="00DD709D"/>
    <w:rsid w:val="00DE15C5"/>
    <w:rsid w:val="00DE2C7D"/>
    <w:rsid w:val="00DE324C"/>
    <w:rsid w:val="00DE410A"/>
    <w:rsid w:val="00DF1A3A"/>
    <w:rsid w:val="00DF4B77"/>
    <w:rsid w:val="00E00CDF"/>
    <w:rsid w:val="00E027AB"/>
    <w:rsid w:val="00E11EBE"/>
    <w:rsid w:val="00E140C2"/>
    <w:rsid w:val="00E1485A"/>
    <w:rsid w:val="00E17E0D"/>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342D"/>
    <w:rsid w:val="00E73E93"/>
    <w:rsid w:val="00E77C52"/>
    <w:rsid w:val="00E80F48"/>
    <w:rsid w:val="00E82CDA"/>
    <w:rsid w:val="00E84F49"/>
    <w:rsid w:val="00E860F5"/>
    <w:rsid w:val="00E86FF4"/>
    <w:rsid w:val="00E90090"/>
    <w:rsid w:val="00E92D12"/>
    <w:rsid w:val="00E94677"/>
    <w:rsid w:val="00E948B0"/>
    <w:rsid w:val="00E94AB9"/>
    <w:rsid w:val="00EA078E"/>
    <w:rsid w:val="00EA1A09"/>
    <w:rsid w:val="00EA376D"/>
    <w:rsid w:val="00EB14DC"/>
    <w:rsid w:val="00EB1A9E"/>
    <w:rsid w:val="00EB1C02"/>
    <w:rsid w:val="00EB2700"/>
    <w:rsid w:val="00EB3A35"/>
    <w:rsid w:val="00EB5A89"/>
    <w:rsid w:val="00EB75A8"/>
    <w:rsid w:val="00EB7746"/>
    <w:rsid w:val="00EC0594"/>
    <w:rsid w:val="00EC3D7C"/>
    <w:rsid w:val="00EC704D"/>
    <w:rsid w:val="00ED13E4"/>
    <w:rsid w:val="00ED2D8D"/>
    <w:rsid w:val="00ED51F3"/>
    <w:rsid w:val="00ED656D"/>
    <w:rsid w:val="00ED6C9B"/>
    <w:rsid w:val="00ED7109"/>
    <w:rsid w:val="00ED7312"/>
    <w:rsid w:val="00ED7499"/>
    <w:rsid w:val="00EE0ADA"/>
    <w:rsid w:val="00EE6B52"/>
    <w:rsid w:val="00EF39EB"/>
    <w:rsid w:val="00EF5908"/>
    <w:rsid w:val="00EF6098"/>
    <w:rsid w:val="00EF778E"/>
    <w:rsid w:val="00F00ABB"/>
    <w:rsid w:val="00F055E7"/>
    <w:rsid w:val="00F0578A"/>
    <w:rsid w:val="00F06A2F"/>
    <w:rsid w:val="00F17291"/>
    <w:rsid w:val="00F20331"/>
    <w:rsid w:val="00F233FB"/>
    <w:rsid w:val="00F23AB1"/>
    <w:rsid w:val="00F26EFB"/>
    <w:rsid w:val="00F32D82"/>
    <w:rsid w:val="00F35A62"/>
    <w:rsid w:val="00F364E3"/>
    <w:rsid w:val="00F3719A"/>
    <w:rsid w:val="00F40F0F"/>
    <w:rsid w:val="00F417A9"/>
    <w:rsid w:val="00F4501A"/>
    <w:rsid w:val="00F4791B"/>
    <w:rsid w:val="00F51131"/>
    <w:rsid w:val="00F51FFD"/>
    <w:rsid w:val="00F54919"/>
    <w:rsid w:val="00F60897"/>
    <w:rsid w:val="00F62261"/>
    <w:rsid w:val="00F6284A"/>
    <w:rsid w:val="00F62D48"/>
    <w:rsid w:val="00F655B7"/>
    <w:rsid w:val="00F70065"/>
    <w:rsid w:val="00F75854"/>
    <w:rsid w:val="00F75E6A"/>
    <w:rsid w:val="00F807DD"/>
    <w:rsid w:val="00F814DB"/>
    <w:rsid w:val="00F83D46"/>
    <w:rsid w:val="00F85612"/>
    <w:rsid w:val="00F90F52"/>
    <w:rsid w:val="00F9120E"/>
    <w:rsid w:val="00F92317"/>
    <w:rsid w:val="00F96AB1"/>
    <w:rsid w:val="00FA16FD"/>
    <w:rsid w:val="00FA176B"/>
    <w:rsid w:val="00FA189C"/>
    <w:rsid w:val="00FA3ECA"/>
    <w:rsid w:val="00FA6C94"/>
    <w:rsid w:val="00FB04BF"/>
    <w:rsid w:val="00FB3013"/>
    <w:rsid w:val="00FB50D5"/>
    <w:rsid w:val="00FB6605"/>
    <w:rsid w:val="00FC4623"/>
    <w:rsid w:val="00FC5336"/>
    <w:rsid w:val="00FC7E0B"/>
    <w:rsid w:val="00FD07CB"/>
    <w:rsid w:val="00FD1619"/>
    <w:rsid w:val="00FD2D25"/>
    <w:rsid w:val="00FD5F20"/>
    <w:rsid w:val="00FD68B0"/>
    <w:rsid w:val="00FE685C"/>
    <w:rsid w:val="00FE697C"/>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AF8DCD3"/>
  <w15:docId w15:val="{4390C56D-5A16-4D24-B111-6EAD8A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33"/>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hyperlink" Target="https://www.youtube.com/watch?v=rwYO6XVY-f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github.com/jpruiz84/ScientoPy" TargetMode="External"/><Relationship Id="rId2" Type="http://schemas.openxmlformats.org/officeDocument/2006/relationships/numbering" Target="numbering.xml"/><Relationship Id="rId16" Type="http://schemas.openxmlformats.org/officeDocument/2006/relationships/hyperlink" Target="https://parsif.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27</Pages>
  <Words>5541</Words>
  <Characters>30477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35947</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Juan Felipe Aranguren Checa</cp:lastModifiedBy>
  <cp:revision>14</cp:revision>
  <cp:lastPrinted>2025-03-13T14:06:00Z</cp:lastPrinted>
  <dcterms:created xsi:type="dcterms:W3CDTF">2025-03-20T06:35:00Z</dcterms:created>
  <dcterms:modified xsi:type="dcterms:W3CDTF">2025-03-25T15:36:00Z</dcterms:modified>
</cp:coreProperties>
</file>